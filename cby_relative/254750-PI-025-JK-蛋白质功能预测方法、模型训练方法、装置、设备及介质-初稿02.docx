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CCE8CF"/>
  <w:body>
    <w:p w14:paraId="78FC546F" w14:textId="77777777" w:rsidR="008B0CFA" w:rsidRPr="004B4242" w:rsidRDefault="00940A56">
      <w:pPr>
        <w:pBdr>
          <w:bottom w:val="single" w:sz="4" w:space="1" w:color="auto"/>
        </w:pBdr>
        <w:jc w:val="center"/>
        <w:rPr>
          <w:color w:val="000000" w:themeColor="text1"/>
          <w:sz w:val="28"/>
          <w:szCs w:val="28"/>
        </w:rPr>
      </w:pPr>
      <w:r w:rsidRPr="004B4242">
        <w:rPr>
          <w:color w:val="000000" w:themeColor="text1"/>
          <w:sz w:val="28"/>
          <w:szCs w:val="28"/>
        </w:rPr>
        <w:t>说</w:t>
      </w:r>
      <w:r w:rsidRPr="004B4242">
        <w:rPr>
          <w:color w:val="000000" w:themeColor="text1"/>
          <w:sz w:val="28"/>
          <w:szCs w:val="28"/>
        </w:rPr>
        <w:t xml:space="preserve">   </w:t>
      </w:r>
      <w:r w:rsidRPr="004B4242">
        <w:rPr>
          <w:color w:val="000000" w:themeColor="text1"/>
          <w:sz w:val="28"/>
          <w:szCs w:val="28"/>
        </w:rPr>
        <w:t>明</w:t>
      </w:r>
      <w:r w:rsidRPr="004B4242">
        <w:rPr>
          <w:color w:val="000000" w:themeColor="text1"/>
          <w:sz w:val="28"/>
          <w:szCs w:val="28"/>
        </w:rPr>
        <w:t xml:space="preserve">   </w:t>
      </w:r>
      <w:r w:rsidRPr="004B4242">
        <w:rPr>
          <w:color w:val="000000" w:themeColor="text1"/>
          <w:sz w:val="28"/>
          <w:szCs w:val="28"/>
        </w:rPr>
        <w:t>书</w:t>
      </w:r>
    </w:p>
    <w:p w14:paraId="03401692" w14:textId="79C366F0" w:rsidR="008B0CFA" w:rsidRPr="004B4242" w:rsidRDefault="009C7B1B">
      <w:pPr>
        <w:jc w:val="center"/>
        <w:rPr>
          <w:color w:val="000000" w:themeColor="text1"/>
          <w:sz w:val="28"/>
          <w:szCs w:val="28"/>
        </w:rPr>
      </w:pPr>
      <w:r w:rsidRPr="004B4242">
        <w:rPr>
          <w:color w:val="000000" w:themeColor="text1"/>
          <w:sz w:val="28"/>
          <w:szCs w:val="28"/>
        </w:rPr>
        <w:t>蛋白质功能预测方法、模型训练方法、装置、设备及介质</w:t>
      </w:r>
    </w:p>
    <w:p w14:paraId="4CAE9669" w14:textId="77777777" w:rsidR="008B0CFA" w:rsidRPr="004B4242" w:rsidRDefault="008B0CFA">
      <w:pPr>
        <w:jc w:val="center"/>
        <w:rPr>
          <w:color w:val="000000" w:themeColor="text1"/>
          <w:sz w:val="28"/>
          <w:szCs w:val="28"/>
        </w:rPr>
      </w:pPr>
    </w:p>
    <w:p w14:paraId="60CD1CE7" w14:textId="77777777" w:rsidR="008B0CFA" w:rsidRPr="004B4242" w:rsidRDefault="00940A56">
      <w:pPr>
        <w:rPr>
          <w:b/>
          <w:color w:val="000000" w:themeColor="text1"/>
          <w:sz w:val="28"/>
          <w:szCs w:val="28"/>
        </w:rPr>
      </w:pPr>
      <w:r w:rsidRPr="004B4242">
        <w:rPr>
          <w:b/>
          <w:color w:val="000000" w:themeColor="text1"/>
          <w:sz w:val="28"/>
          <w:szCs w:val="28"/>
        </w:rPr>
        <w:t>技术领域</w:t>
      </w:r>
    </w:p>
    <w:p w14:paraId="37DAA3D5" w14:textId="408C6027" w:rsidR="008B0CFA" w:rsidRPr="004B4242" w:rsidRDefault="00940A56">
      <w:pPr>
        <w:ind w:firstLineChars="200" w:firstLine="560"/>
        <w:rPr>
          <w:b/>
          <w:color w:val="000000" w:themeColor="text1"/>
          <w:sz w:val="28"/>
          <w:szCs w:val="28"/>
        </w:rPr>
      </w:pPr>
      <w:r w:rsidRPr="004B4242">
        <w:rPr>
          <w:color w:val="000000" w:themeColor="text1"/>
          <w:sz w:val="28"/>
          <w:szCs w:val="28"/>
        </w:rPr>
        <w:t>本发明涉及</w:t>
      </w:r>
      <w:r w:rsidR="009C7B1B" w:rsidRPr="004B4242">
        <w:rPr>
          <w:bCs/>
          <w:color w:val="000000" w:themeColor="text1"/>
          <w:sz w:val="28"/>
          <w:szCs w:val="28"/>
        </w:rPr>
        <w:t>生物信息、深度学习和计算机应用技术</w:t>
      </w:r>
      <w:r w:rsidRPr="004B4242">
        <w:rPr>
          <w:color w:val="000000" w:themeColor="text1"/>
          <w:sz w:val="28"/>
          <w:szCs w:val="28"/>
        </w:rPr>
        <w:t>领域，尤其涉及</w:t>
      </w:r>
      <w:r w:rsidR="009C7B1B" w:rsidRPr="004B4242">
        <w:rPr>
          <w:color w:val="000000" w:themeColor="text1"/>
          <w:sz w:val="28"/>
          <w:szCs w:val="28"/>
        </w:rPr>
        <w:t>蛋白质功能预测方法、模型训练方法、装置、设备及介质</w:t>
      </w:r>
      <w:r w:rsidRPr="004B4242">
        <w:rPr>
          <w:color w:val="000000" w:themeColor="text1"/>
          <w:sz w:val="28"/>
          <w:szCs w:val="28"/>
        </w:rPr>
        <w:t>。</w:t>
      </w:r>
    </w:p>
    <w:p w14:paraId="59CBFB05" w14:textId="77777777" w:rsidR="008B0CFA" w:rsidRPr="004B4242" w:rsidRDefault="00940A56">
      <w:pPr>
        <w:adjustRightInd w:val="0"/>
        <w:snapToGrid w:val="0"/>
        <w:jc w:val="left"/>
        <w:rPr>
          <w:color w:val="000000" w:themeColor="text1"/>
          <w:sz w:val="28"/>
          <w:szCs w:val="28"/>
        </w:rPr>
      </w:pPr>
      <w:r w:rsidRPr="004B4242">
        <w:rPr>
          <w:b/>
          <w:color w:val="000000" w:themeColor="text1"/>
          <w:sz w:val="28"/>
          <w:szCs w:val="28"/>
        </w:rPr>
        <w:t>背景技术</w:t>
      </w:r>
    </w:p>
    <w:p w14:paraId="297EFF46" w14:textId="4BCC2C86" w:rsidR="006D7A89" w:rsidRPr="004B4242" w:rsidRDefault="006D7A89" w:rsidP="006D7A89">
      <w:pPr>
        <w:pStyle w:val="af4"/>
        <w:ind w:firstLineChars="200" w:firstLine="560"/>
        <w:jc w:val="both"/>
        <w:rPr>
          <w:color w:val="000000" w:themeColor="text1"/>
          <w:sz w:val="28"/>
          <w:szCs w:val="28"/>
        </w:rPr>
      </w:pPr>
      <w:r w:rsidRPr="004B4242">
        <w:rPr>
          <w:color w:val="000000" w:themeColor="text1"/>
          <w:sz w:val="28"/>
          <w:szCs w:val="28"/>
        </w:rPr>
        <w:t>蛋白质作为生命活动的主要执行者，在调控复杂的细胞过程和分子机制中发挥着核心作用，阐明其功能是生物学、医学及药</w:t>
      </w:r>
      <w:r w:rsidR="00AD0A44" w:rsidRPr="004B4242">
        <w:rPr>
          <w:rFonts w:hint="eastAsia"/>
          <w:color w:val="000000" w:themeColor="text1"/>
          <w:sz w:val="28"/>
          <w:szCs w:val="28"/>
        </w:rPr>
        <w:t>学</w:t>
      </w:r>
      <w:r w:rsidRPr="004B4242">
        <w:rPr>
          <w:color w:val="000000" w:themeColor="text1"/>
          <w:sz w:val="28"/>
          <w:szCs w:val="28"/>
        </w:rPr>
        <w:t>的基石。随着高通量测序技术的飞速发展，蛋白质序列数据呈指数级增长，然而通过生化实验对蛋白质功能进行表征仍然是一项劳动密集、耗时且昂贵的任务。这种数据增长与实验标注能力的巨大差异导致了日益扩大的</w:t>
      </w:r>
      <w:r w:rsidRPr="004B4242">
        <w:rPr>
          <w:rFonts w:ascii="宋体" w:hAnsi="宋体"/>
          <w:color w:val="000000" w:themeColor="text1"/>
          <w:sz w:val="28"/>
          <w:szCs w:val="28"/>
        </w:rPr>
        <w:t>“序列-功能差距”</w:t>
      </w:r>
      <w:r w:rsidRPr="004B4242">
        <w:rPr>
          <w:color w:val="000000" w:themeColor="text1"/>
          <w:sz w:val="28"/>
          <w:szCs w:val="28"/>
        </w:rPr>
        <w:t>，亟需开发高效的自动功能预测（</w:t>
      </w:r>
      <w:r w:rsidRPr="004B4242">
        <w:rPr>
          <w:color w:val="000000" w:themeColor="text1"/>
          <w:sz w:val="28"/>
          <w:szCs w:val="28"/>
        </w:rPr>
        <w:t>AFP</w:t>
      </w:r>
      <w:r w:rsidRPr="004B4242">
        <w:rPr>
          <w:color w:val="000000" w:themeColor="text1"/>
          <w:sz w:val="28"/>
          <w:szCs w:val="28"/>
        </w:rPr>
        <w:t>）方法，利用</w:t>
      </w:r>
      <w:bookmarkStart w:id="0" w:name="OLE_LINK5"/>
      <w:bookmarkStart w:id="1" w:name="OLE_LINK6"/>
      <w:r w:rsidRPr="004B4242">
        <w:rPr>
          <w:color w:val="000000" w:themeColor="text1"/>
          <w:sz w:val="28"/>
          <w:szCs w:val="28"/>
        </w:rPr>
        <w:t>基因本体论</w:t>
      </w:r>
      <w:bookmarkEnd w:id="0"/>
      <w:bookmarkEnd w:id="1"/>
      <w:r w:rsidRPr="004B4242">
        <w:rPr>
          <w:color w:val="000000" w:themeColor="text1"/>
          <w:sz w:val="28"/>
          <w:szCs w:val="28"/>
        </w:rPr>
        <w:t>（</w:t>
      </w:r>
      <w:r w:rsidRPr="004B4242">
        <w:rPr>
          <w:color w:val="000000" w:themeColor="text1"/>
          <w:sz w:val="28"/>
          <w:szCs w:val="28"/>
        </w:rPr>
        <w:t>GO</w:t>
      </w:r>
      <w:r w:rsidRPr="004B4242">
        <w:rPr>
          <w:color w:val="000000" w:themeColor="text1"/>
          <w:sz w:val="28"/>
          <w:szCs w:val="28"/>
        </w:rPr>
        <w:t>）体系</w:t>
      </w:r>
      <w:r w:rsidR="005A3D25">
        <w:rPr>
          <w:color w:val="000000" w:themeColor="text1"/>
          <w:sz w:val="28"/>
          <w:szCs w:val="28"/>
        </w:rPr>
        <w:t>-</w:t>
      </w:r>
      <w:r w:rsidRPr="004B4242">
        <w:rPr>
          <w:color w:val="000000" w:themeColor="text1"/>
          <w:sz w:val="28"/>
          <w:szCs w:val="28"/>
        </w:rPr>
        <w:t>包括生物过程、分子功能和细胞组分</w:t>
      </w:r>
      <w:r w:rsidR="005A3D25">
        <w:rPr>
          <w:rFonts w:hint="eastAsia"/>
          <w:color w:val="000000" w:themeColor="text1"/>
          <w:sz w:val="28"/>
          <w:szCs w:val="28"/>
        </w:rPr>
        <w:t>，</w:t>
      </w:r>
      <w:r w:rsidRPr="004B4242">
        <w:rPr>
          <w:color w:val="000000" w:themeColor="text1"/>
          <w:sz w:val="28"/>
          <w:szCs w:val="28"/>
        </w:rPr>
        <w:t>实现对蛋白质的大规模功能注释。</w:t>
      </w:r>
    </w:p>
    <w:p w14:paraId="0813E9A3" w14:textId="72F50240" w:rsidR="006D7A89" w:rsidRPr="004B4242" w:rsidRDefault="006D7A89" w:rsidP="006D7A89">
      <w:pPr>
        <w:pStyle w:val="af4"/>
        <w:ind w:firstLineChars="200" w:firstLine="560"/>
        <w:jc w:val="both"/>
        <w:rPr>
          <w:color w:val="000000" w:themeColor="text1"/>
          <w:sz w:val="28"/>
          <w:szCs w:val="28"/>
        </w:rPr>
      </w:pPr>
      <w:r w:rsidRPr="004B4242">
        <w:rPr>
          <w:color w:val="000000" w:themeColor="text1"/>
          <w:sz w:val="28"/>
          <w:szCs w:val="28"/>
        </w:rPr>
        <w:t>现有技术主要分为基于同源性的方法和基于深度学习的方法。基于同源性的传统方法</w:t>
      </w:r>
      <w:r w:rsidRPr="004B4242">
        <w:rPr>
          <w:rFonts w:ascii="宋体" w:hAnsi="宋体"/>
          <w:color w:val="000000" w:themeColor="text1"/>
          <w:sz w:val="28"/>
          <w:szCs w:val="28"/>
        </w:rPr>
        <w:t>遵循“关联推断”原</w:t>
      </w:r>
      <w:r w:rsidRPr="004B4242">
        <w:rPr>
          <w:color w:val="000000" w:themeColor="text1"/>
          <w:sz w:val="28"/>
          <w:szCs w:val="28"/>
        </w:rPr>
        <w:t>则，如以</w:t>
      </w:r>
      <w:r w:rsidRPr="004B4242">
        <w:rPr>
          <w:color w:val="000000" w:themeColor="text1"/>
          <w:sz w:val="28"/>
          <w:szCs w:val="28"/>
        </w:rPr>
        <w:t>DIAMOND</w:t>
      </w:r>
      <w:r w:rsidRPr="004B4242">
        <w:rPr>
          <w:color w:val="000000" w:themeColor="text1"/>
          <w:sz w:val="28"/>
          <w:szCs w:val="28"/>
        </w:rPr>
        <w:t>为代表的比对工具通过序列比对，将功能注释从进化相关的序列转移到目标序列上。为了克服同源转移的局限性，深度学习技术被用于直接从序列或结构中提取特征模式，例如</w:t>
      </w:r>
      <w:r w:rsidRPr="004B4242">
        <w:rPr>
          <w:color w:val="000000" w:themeColor="text1"/>
          <w:sz w:val="28"/>
          <w:szCs w:val="28"/>
        </w:rPr>
        <w:t>DeepGOCNN</w:t>
      </w:r>
      <w:r w:rsidRPr="004B4242">
        <w:rPr>
          <w:color w:val="000000" w:themeColor="text1"/>
          <w:sz w:val="28"/>
          <w:szCs w:val="28"/>
        </w:rPr>
        <w:t>利用卷积神经网络捕捉局部序列基序，</w:t>
      </w:r>
      <w:r w:rsidRPr="004B4242">
        <w:rPr>
          <w:color w:val="000000" w:themeColor="text1"/>
          <w:sz w:val="28"/>
          <w:szCs w:val="28"/>
        </w:rPr>
        <w:t>DeepGOZero</w:t>
      </w:r>
      <w:r w:rsidRPr="004B4242">
        <w:rPr>
          <w:color w:val="000000" w:themeColor="text1"/>
          <w:sz w:val="28"/>
          <w:szCs w:val="28"/>
        </w:rPr>
        <w:t>结合</w:t>
      </w:r>
      <w:r w:rsidRPr="004B4242">
        <w:rPr>
          <w:color w:val="000000" w:themeColor="text1"/>
          <w:sz w:val="28"/>
          <w:szCs w:val="28"/>
        </w:rPr>
        <w:t>GO</w:t>
      </w:r>
      <w:r w:rsidRPr="004B4242">
        <w:rPr>
          <w:color w:val="000000" w:themeColor="text1"/>
          <w:sz w:val="28"/>
          <w:szCs w:val="28"/>
        </w:rPr>
        <w:t>层次公理约束预测，</w:t>
      </w:r>
      <w:r w:rsidRPr="004B4242">
        <w:rPr>
          <w:color w:val="000000" w:themeColor="text1"/>
          <w:sz w:val="28"/>
          <w:szCs w:val="28"/>
        </w:rPr>
        <w:t>Struct2GO</w:t>
      </w:r>
      <w:r w:rsidRPr="004B4242">
        <w:rPr>
          <w:color w:val="000000" w:themeColor="text1"/>
          <w:sz w:val="28"/>
          <w:szCs w:val="28"/>
        </w:rPr>
        <w:t>则利用</w:t>
      </w:r>
      <w:r w:rsidRPr="004B4242">
        <w:rPr>
          <w:color w:val="000000" w:themeColor="text1"/>
          <w:sz w:val="28"/>
          <w:szCs w:val="28"/>
        </w:rPr>
        <w:t>AlphaFold</w:t>
      </w:r>
      <w:r w:rsidRPr="004B4242">
        <w:rPr>
          <w:color w:val="000000" w:themeColor="text1"/>
          <w:sz w:val="28"/>
          <w:szCs w:val="28"/>
        </w:rPr>
        <w:t>的</w:t>
      </w:r>
      <w:r w:rsidRPr="004B4242">
        <w:rPr>
          <w:color w:val="000000" w:themeColor="text1"/>
          <w:sz w:val="28"/>
          <w:szCs w:val="28"/>
        </w:rPr>
        <w:t>3D</w:t>
      </w:r>
      <w:r w:rsidRPr="004B4242">
        <w:rPr>
          <w:color w:val="000000" w:themeColor="text1"/>
          <w:sz w:val="28"/>
          <w:szCs w:val="28"/>
        </w:rPr>
        <w:t>结构特征增强性能。近年来的研究进一步转向整合语义知识和多模态数据，如</w:t>
      </w:r>
      <w:r w:rsidRPr="004B4242">
        <w:rPr>
          <w:color w:val="000000" w:themeColor="text1"/>
          <w:sz w:val="28"/>
          <w:szCs w:val="28"/>
        </w:rPr>
        <w:t>ProtNote</w:t>
      </w:r>
      <w:r w:rsidR="00AD0A44" w:rsidRPr="004B4242">
        <w:rPr>
          <w:rFonts w:hint="eastAsia"/>
          <w:color w:val="000000" w:themeColor="text1"/>
          <w:sz w:val="28"/>
          <w:szCs w:val="28"/>
        </w:rPr>
        <w:t>，其</w:t>
      </w:r>
      <w:r w:rsidRPr="004B4242">
        <w:rPr>
          <w:color w:val="000000" w:themeColor="text1"/>
          <w:sz w:val="28"/>
          <w:szCs w:val="28"/>
        </w:rPr>
        <w:t>率先利用大语言模型（</w:t>
      </w:r>
      <w:r w:rsidRPr="004B4242">
        <w:rPr>
          <w:color w:val="000000" w:themeColor="text1"/>
          <w:sz w:val="28"/>
          <w:szCs w:val="28"/>
        </w:rPr>
        <w:t>LLM</w:t>
      </w:r>
      <w:r w:rsidRPr="004B4242">
        <w:rPr>
          <w:color w:val="000000" w:themeColor="text1"/>
          <w:sz w:val="28"/>
          <w:szCs w:val="28"/>
        </w:rPr>
        <w:t>）将氨基酸序列与自由文本功能描述对齐，将多标签预测任务重构为一对一的二分类问题。</w:t>
      </w:r>
    </w:p>
    <w:p w14:paraId="0169C417" w14:textId="6E073B0F" w:rsidR="008B0CFA" w:rsidRPr="004B4242" w:rsidRDefault="006D7A89" w:rsidP="006D7A89">
      <w:pPr>
        <w:pStyle w:val="af4"/>
        <w:ind w:firstLineChars="200" w:firstLine="560"/>
        <w:jc w:val="both"/>
        <w:rPr>
          <w:color w:val="000000" w:themeColor="text1"/>
          <w:sz w:val="18"/>
          <w:szCs w:val="18"/>
        </w:rPr>
      </w:pPr>
      <w:r w:rsidRPr="004B4242">
        <w:rPr>
          <w:color w:val="000000" w:themeColor="text1"/>
          <w:sz w:val="28"/>
          <w:szCs w:val="28"/>
        </w:rPr>
        <w:t>尽管上述研究取得了显著进展，但现有技术仍存在多个关键不足。首先，基于同源性的方法在处理训练数据中缺乏显著同源物的序列时，预测准确率会显著下降。其次，现有的多模态深度学习方法在异构模态的有效融合与特征表达上存</w:t>
      </w:r>
      <w:r w:rsidRPr="004B4242">
        <w:rPr>
          <w:color w:val="000000" w:themeColor="text1"/>
          <w:sz w:val="28"/>
          <w:szCs w:val="28"/>
        </w:rPr>
        <w:lastRenderedPageBreak/>
        <w:t>在缺陷。例如，</w:t>
      </w:r>
      <w:r w:rsidRPr="004B4242">
        <w:rPr>
          <w:color w:val="000000" w:themeColor="text1"/>
          <w:sz w:val="28"/>
          <w:szCs w:val="28"/>
        </w:rPr>
        <w:t>ProtNote</w:t>
      </w:r>
      <w:r w:rsidRPr="004B4242">
        <w:rPr>
          <w:color w:val="000000" w:themeColor="text1"/>
          <w:sz w:val="28"/>
          <w:szCs w:val="28"/>
        </w:rPr>
        <w:t>虽然引入了大语言模型，但其在表示蛋白质序列信息时仍依赖简单的</w:t>
      </w:r>
      <w:r w:rsidRPr="004B4242">
        <w:rPr>
          <w:color w:val="000000" w:themeColor="text1"/>
          <w:sz w:val="28"/>
          <w:szCs w:val="28"/>
        </w:rPr>
        <w:t>One-hot</w:t>
      </w:r>
      <w:r w:rsidRPr="004B4242">
        <w:rPr>
          <w:color w:val="000000" w:themeColor="text1"/>
          <w:sz w:val="28"/>
          <w:szCs w:val="28"/>
        </w:rPr>
        <w:t>编码，忽略了蛋白质语言模型包含的深层进化信息，且忽视了蛋白质结构域等关键模态，导致其在监督学习设置下的性能欠佳，且在零样本场景中的泛化能力不足。此外，</w:t>
      </w:r>
      <w:r w:rsidRPr="004B4242">
        <w:rPr>
          <w:color w:val="000000" w:themeColor="text1"/>
          <w:sz w:val="28"/>
          <w:szCs w:val="28"/>
        </w:rPr>
        <w:t>ProtNote</w:t>
      </w:r>
      <w:r w:rsidRPr="004B4242">
        <w:rPr>
          <w:color w:val="000000" w:themeColor="text1"/>
          <w:sz w:val="28"/>
          <w:szCs w:val="28"/>
        </w:rPr>
        <w:t>采用跨所有本体的统一训练策略，限制了模型捕捉特定本体特征的能力。最后，现有方法多采用简单的特征拼接策略，无法根据模态质量动态调整权重，容易引入噪声，缺乏有效的机制来过滤冗余信息并增强模型在面对不完整数据时的鲁棒性</w:t>
      </w:r>
      <w:r w:rsidR="00940A56" w:rsidRPr="004B4242">
        <w:rPr>
          <w:color w:val="000000" w:themeColor="text1"/>
          <w:sz w:val="28"/>
          <w:szCs w:val="28"/>
        </w:rPr>
        <w:t>。</w:t>
      </w:r>
    </w:p>
    <w:p w14:paraId="51944E97" w14:textId="77777777" w:rsidR="008B0CFA" w:rsidRPr="004B4242" w:rsidRDefault="00940A56">
      <w:pPr>
        <w:ind w:firstLineChars="200" w:firstLine="560"/>
        <w:jc w:val="left"/>
        <w:rPr>
          <w:color w:val="000000" w:themeColor="text1"/>
          <w:kern w:val="0"/>
          <w:sz w:val="28"/>
          <w:szCs w:val="28"/>
        </w:rPr>
      </w:pPr>
      <w:r w:rsidRPr="004B4242">
        <w:rPr>
          <w:color w:val="000000" w:themeColor="text1"/>
          <w:kern w:val="0"/>
          <w:sz w:val="28"/>
          <w:szCs w:val="28"/>
        </w:rPr>
        <w:t>因此，现有技术还有待于改进和发展。</w:t>
      </w:r>
    </w:p>
    <w:p w14:paraId="4197E573" w14:textId="77777777" w:rsidR="008B0CFA" w:rsidRPr="004B4242" w:rsidRDefault="00940A56">
      <w:pPr>
        <w:rPr>
          <w:b/>
          <w:color w:val="000000" w:themeColor="text1"/>
          <w:sz w:val="28"/>
          <w:szCs w:val="28"/>
        </w:rPr>
      </w:pPr>
      <w:r w:rsidRPr="004B4242">
        <w:rPr>
          <w:b/>
          <w:color w:val="000000" w:themeColor="text1"/>
          <w:sz w:val="28"/>
          <w:szCs w:val="28"/>
        </w:rPr>
        <w:t>发明内容</w:t>
      </w:r>
    </w:p>
    <w:p w14:paraId="7B4A55F9" w14:textId="6EE23B64" w:rsidR="008B0CFA" w:rsidRPr="004B4242" w:rsidRDefault="00940A56">
      <w:pPr>
        <w:ind w:firstLineChars="200" w:firstLine="560"/>
        <w:rPr>
          <w:color w:val="000000" w:themeColor="text1"/>
          <w:sz w:val="28"/>
          <w:szCs w:val="28"/>
        </w:rPr>
      </w:pPr>
      <w:r w:rsidRPr="004B4242">
        <w:rPr>
          <w:color w:val="000000" w:themeColor="text1"/>
          <w:sz w:val="28"/>
          <w:szCs w:val="28"/>
        </w:rPr>
        <w:t>基于上述现有技术的不足，本发明的目的在于提供</w:t>
      </w:r>
      <w:r w:rsidR="00EA0991" w:rsidRPr="004B4242">
        <w:rPr>
          <w:color w:val="000000" w:themeColor="text1"/>
          <w:sz w:val="28"/>
          <w:szCs w:val="28"/>
        </w:rPr>
        <w:t>蛋白质功能预测方法、模型训练方法、装置、设备及介质</w:t>
      </w:r>
      <w:r w:rsidRPr="004B4242">
        <w:rPr>
          <w:color w:val="000000" w:themeColor="text1"/>
          <w:sz w:val="28"/>
          <w:szCs w:val="28"/>
        </w:rPr>
        <w:t>，旨在解决</w:t>
      </w:r>
      <w:r w:rsidR="000A5A0C">
        <w:rPr>
          <w:rFonts w:hint="eastAsia"/>
          <w:color w:val="000000" w:themeColor="text1"/>
          <w:sz w:val="28"/>
          <w:szCs w:val="28"/>
        </w:rPr>
        <w:t>现有</w:t>
      </w:r>
      <w:r w:rsidR="00D321EB" w:rsidRPr="004B4242">
        <w:rPr>
          <w:rFonts w:hint="eastAsia"/>
          <w:color w:val="000000" w:themeColor="text1"/>
          <w:sz w:val="28"/>
          <w:szCs w:val="28"/>
        </w:rPr>
        <w:t>蛋白质功能预测</w:t>
      </w:r>
      <w:r w:rsidR="000A5A0C">
        <w:rPr>
          <w:rFonts w:hint="eastAsia"/>
          <w:color w:val="000000" w:themeColor="text1"/>
          <w:sz w:val="28"/>
          <w:szCs w:val="28"/>
        </w:rPr>
        <w:t>方法</w:t>
      </w:r>
      <w:r w:rsidR="00D321EB" w:rsidRPr="004B4242">
        <w:rPr>
          <w:rFonts w:ascii="宋体" w:hAnsi="宋体" w:cs="宋体"/>
          <w:color w:val="000000" w:themeColor="text1"/>
          <w:sz w:val="28"/>
          <w:szCs w:val="28"/>
        </w:rPr>
        <w:t>忽视了蛋白质结构域等关键模态，</w:t>
      </w:r>
      <w:r w:rsidR="00DD5FDD" w:rsidRPr="004B4242">
        <w:rPr>
          <w:rFonts w:ascii="宋体" w:hAnsi="宋体" w:cs="宋体" w:hint="eastAsia"/>
          <w:color w:val="000000" w:themeColor="text1"/>
          <w:sz w:val="28"/>
          <w:szCs w:val="28"/>
        </w:rPr>
        <w:t>泛化能力不足</w:t>
      </w:r>
      <w:r w:rsidR="00D321EB" w:rsidRPr="004B4242">
        <w:rPr>
          <w:rFonts w:ascii="宋体" w:hAnsi="宋体" w:cs="宋体" w:hint="eastAsia"/>
          <w:color w:val="000000" w:themeColor="text1"/>
          <w:sz w:val="28"/>
          <w:szCs w:val="28"/>
        </w:rPr>
        <w:t>，且</w:t>
      </w:r>
      <w:r w:rsidR="00D321EB" w:rsidRPr="004B4242">
        <w:rPr>
          <w:color w:val="000000" w:themeColor="text1"/>
          <w:sz w:val="28"/>
          <w:szCs w:val="28"/>
        </w:rPr>
        <w:t>无法根据模态质量动态调整权重，容易引入噪声</w:t>
      </w:r>
      <w:r w:rsidR="00683145" w:rsidRPr="004B4242">
        <w:rPr>
          <w:rFonts w:hint="eastAsia"/>
          <w:color w:val="000000" w:themeColor="text1"/>
          <w:sz w:val="28"/>
          <w:szCs w:val="28"/>
        </w:rPr>
        <w:t>的</w:t>
      </w:r>
      <w:r w:rsidRPr="004B4242">
        <w:rPr>
          <w:color w:val="000000" w:themeColor="text1"/>
          <w:sz w:val="28"/>
          <w:szCs w:val="28"/>
        </w:rPr>
        <w:t>问题。</w:t>
      </w:r>
    </w:p>
    <w:p w14:paraId="6DD1328E" w14:textId="77777777" w:rsidR="008B0CFA" w:rsidRPr="004B4242" w:rsidRDefault="00940A56">
      <w:pPr>
        <w:adjustRightInd w:val="0"/>
        <w:ind w:firstLineChars="200" w:firstLine="560"/>
        <w:rPr>
          <w:color w:val="000000" w:themeColor="text1"/>
          <w:sz w:val="28"/>
          <w:szCs w:val="28"/>
        </w:rPr>
      </w:pPr>
      <w:r w:rsidRPr="004B4242">
        <w:rPr>
          <w:color w:val="000000" w:themeColor="text1"/>
          <w:sz w:val="28"/>
          <w:szCs w:val="28"/>
        </w:rPr>
        <w:t>本发明的技术方案如下：</w:t>
      </w:r>
    </w:p>
    <w:p w14:paraId="77BF6BA0" w14:textId="029915B0" w:rsidR="00AD0A44" w:rsidRPr="004B4242" w:rsidRDefault="00940A56" w:rsidP="00404469">
      <w:pPr>
        <w:ind w:firstLine="576"/>
        <w:rPr>
          <w:color w:val="000000" w:themeColor="text1"/>
          <w:sz w:val="28"/>
          <w:szCs w:val="28"/>
        </w:rPr>
      </w:pPr>
      <w:r w:rsidRPr="004B4242">
        <w:rPr>
          <w:color w:val="000000" w:themeColor="text1"/>
          <w:sz w:val="28"/>
          <w:szCs w:val="28"/>
        </w:rPr>
        <w:t>本发明的第一方面，</w:t>
      </w:r>
      <w:r w:rsidR="00404469" w:rsidRPr="004B4242">
        <w:rPr>
          <w:rFonts w:hint="eastAsia"/>
          <w:color w:val="000000" w:themeColor="text1"/>
          <w:sz w:val="28"/>
          <w:szCs w:val="28"/>
        </w:rPr>
        <w:t>提供</w:t>
      </w:r>
      <w:r w:rsidR="00AD0A44" w:rsidRPr="004B4242">
        <w:rPr>
          <w:color w:val="000000" w:themeColor="text1"/>
          <w:sz w:val="28"/>
          <w:szCs w:val="28"/>
        </w:rPr>
        <w:t>一种蛋白质功能预测模型的训练方法，其</w:t>
      </w:r>
      <w:r w:rsidR="00404469" w:rsidRPr="004B4242">
        <w:rPr>
          <w:rFonts w:hint="eastAsia"/>
          <w:color w:val="000000" w:themeColor="text1"/>
          <w:sz w:val="28"/>
          <w:szCs w:val="28"/>
        </w:rPr>
        <w:t>中</w:t>
      </w:r>
      <w:r w:rsidR="00AD0A44" w:rsidRPr="004B4242">
        <w:rPr>
          <w:color w:val="000000" w:themeColor="text1"/>
          <w:sz w:val="28"/>
          <w:szCs w:val="28"/>
        </w:rPr>
        <w:t>，</w:t>
      </w:r>
      <w:r w:rsidR="00AD0A44" w:rsidRPr="004B4242">
        <w:rPr>
          <w:rFonts w:hint="eastAsia"/>
          <w:color w:val="000000" w:themeColor="text1"/>
          <w:sz w:val="28"/>
          <w:szCs w:val="28"/>
        </w:rPr>
        <w:t>所述蛋白质功能预测模型包括三个结构相同的投影网络和具有自适应门控融合机制的功能预测网络，所述蛋白质功能预测模型的训练方法</w:t>
      </w:r>
      <w:r w:rsidR="00AD0A44" w:rsidRPr="004B4242">
        <w:rPr>
          <w:color w:val="000000" w:themeColor="text1"/>
          <w:sz w:val="28"/>
          <w:szCs w:val="28"/>
        </w:rPr>
        <w:t>包括如下步骤：</w:t>
      </w:r>
    </w:p>
    <w:p w14:paraId="0590D104" w14:textId="30A0764A" w:rsidR="00AD0A44" w:rsidRPr="004B4242" w:rsidRDefault="00AD0A44" w:rsidP="00AD0A44">
      <w:pPr>
        <w:ind w:firstLine="576"/>
        <w:rPr>
          <w:color w:val="000000" w:themeColor="text1"/>
          <w:sz w:val="28"/>
          <w:szCs w:val="28"/>
        </w:rPr>
      </w:pPr>
      <w:r w:rsidRPr="004B4242">
        <w:rPr>
          <w:color w:val="000000" w:themeColor="text1"/>
          <w:sz w:val="28"/>
          <w:szCs w:val="28"/>
        </w:rPr>
        <w:t>获取训练数据集，所述训练数据集包括已知蛋白质的蛋白质序列、蛋白质结构</w:t>
      </w:r>
      <w:r w:rsidR="00BE4066">
        <w:rPr>
          <w:rFonts w:hint="eastAsia"/>
          <w:color w:val="000000" w:themeColor="text1"/>
          <w:sz w:val="28"/>
          <w:szCs w:val="28"/>
        </w:rPr>
        <w:t>域</w:t>
      </w:r>
      <w:r w:rsidRPr="004B4242">
        <w:rPr>
          <w:color w:val="000000" w:themeColor="text1"/>
          <w:sz w:val="28"/>
          <w:szCs w:val="28"/>
        </w:rPr>
        <w:t>文本和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描述文本；</w:t>
      </w:r>
    </w:p>
    <w:p w14:paraId="1FAF2B8C" w14:textId="77777777" w:rsidR="00AD0A44" w:rsidRPr="004B4242" w:rsidRDefault="00AD0A44" w:rsidP="00AD0A44">
      <w:pPr>
        <w:ind w:firstLine="576"/>
        <w:rPr>
          <w:color w:val="000000" w:themeColor="text1"/>
          <w:sz w:val="28"/>
          <w:szCs w:val="28"/>
        </w:rPr>
      </w:pPr>
      <w:r w:rsidRPr="004B4242">
        <w:rPr>
          <w:color w:val="000000" w:themeColor="text1"/>
          <w:sz w:val="28"/>
          <w:szCs w:val="28"/>
        </w:rPr>
        <w:t>将所述蛋白质序列、蛋白质结构域文本和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描述文本分别转换成嵌入表示形式后，分别得到序列模态特征向量、结构域模态特征向量和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模态特征向量；</w:t>
      </w:r>
    </w:p>
    <w:p w14:paraId="1E2649F7" w14:textId="77777777" w:rsidR="00AD0A44" w:rsidRPr="004B4242" w:rsidRDefault="00AD0A44" w:rsidP="00AD0A44">
      <w:pPr>
        <w:ind w:firstLine="576"/>
        <w:rPr>
          <w:color w:val="000000" w:themeColor="text1"/>
          <w:sz w:val="28"/>
          <w:szCs w:val="28"/>
        </w:rPr>
      </w:pPr>
      <w:r w:rsidRPr="004B4242">
        <w:rPr>
          <w:color w:val="000000" w:themeColor="text1"/>
          <w:sz w:val="28"/>
          <w:szCs w:val="28"/>
        </w:rPr>
        <w:t>将所述序列模态特征向量、结构域模态特征向量和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模态特征向量分别输入至三个结构相同的投影网络，分别得到序列模态统一空间特征向量、结构域模态统一空间特征向量和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统一空间特征向量；</w:t>
      </w:r>
    </w:p>
    <w:p w14:paraId="3DF053BC" w14:textId="77777777" w:rsidR="00AD0A44" w:rsidRPr="004B4242" w:rsidRDefault="00AD0A44" w:rsidP="00AD0A44">
      <w:pPr>
        <w:ind w:firstLine="576"/>
        <w:rPr>
          <w:color w:val="000000" w:themeColor="text1"/>
          <w:sz w:val="28"/>
          <w:szCs w:val="28"/>
        </w:rPr>
      </w:pPr>
      <w:r w:rsidRPr="004B4242">
        <w:rPr>
          <w:color w:val="000000" w:themeColor="text1"/>
          <w:sz w:val="28"/>
          <w:szCs w:val="28"/>
        </w:rPr>
        <w:t>将所述序列模态统一空间特征向量、结构域模态统一空间特征向量和</w:t>
      </w:r>
      <w:r w:rsidRPr="004B4242">
        <w:rPr>
          <w:color w:val="000000" w:themeColor="text1"/>
          <w:sz w:val="28"/>
          <w:szCs w:val="28"/>
        </w:rPr>
        <w:t>GO</w:t>
      </w:r>
      <w:r w:rsidRPr="004B4242">
        <w:rPr>
          <w:color w:val="000000" w:themeColor="text1"/>
          <w:sz w:val="28"/>
          <w:szCs w:val="28"/>
        </w:rPr>
        <w:t>功</w:t>
      </w:r>
      <w:r w:rsidRPr="004B4242">
        <w:rPr>
          <w:color w:val="000000" w:themeColor="text1"/>
          <w:sz w:val="28"/>
          <w:szCs w:val="28"/>
        </w:rPr>
        <w:lastRenderedPageBreak/>
        <w:t>能</w:t>
      </w:r>
      <w:r w:rsidRPr="004B4242">
        <w:rPr>
          <w:rFonts w:hint="eastAsia"/>
          <w:color w:val="000000" w:themeColor="text1"/>
          <w:sz w:val="28"/>
          <w:szCs w:val="28"/>
        </w:rPr>
        <w:t>标签</w:t>
      </w:r>
      <w:r w:rsidRPr="004B4242">
        <w:rPr>
          <w:color w:val="000000" w:themeColor="text1"/>
          <w:sz w:val="28"/>
          <w:szCs w:val="28"/>
        </w:rPr>
        <w:t>统一空间特征向量输入至具有自适应门控融合机制的功能预测网络中，对投影网络和功能预测网络进行训练后，得到</w:t>
      </w:r>
      <w:r w:rsidRPr="004B4242">
        <w:rPr>
          <w:rFonts w:hint="eastAsia"/>
          <w:color w:val="000000" w:themeColor="text1"/>
          <w:sz w:val="28"/>
          <w:szCs w:val="28"/>
        </w:rPr>
        <w:t>所述</w:t>
      </w:r>
      <w:r w:rsidRPr="004B4242">
        <w:rPr>
          <w:color w:val="000000" w:themeColor="text1"/>
          <w:sz w:val="28"/>
          <w:szCs w:val="28"/>
        </w:rPr>
        <w:t>蛋白质功能预测模型。</w:t>
      </w:r>
    </w:p>
    <w:p w14:paraId="47C92651" w14:textId="1BB5CB9B" w:rsidR="00AD0A44" w:rsidRPr="004B4242" w:rsidRDefault="00404469" w:rsidP="00AD0A44">
      <w:pPr>
        <w:ind w:firstLine="576"/>
        <w:rPr>
          <w:color w:val="000000" w:themeColor="text1"/>
          <w:sz w:val="28"/>
          <w:szCs w:val="28"/>
        </w:rPr>
      </w:pPr>
      <w:r w:rsidRPr="004B4242">
        <w:rPr>
          <w:rFonts w:hint="eastAsia"/>
          <w:color w:val="000000" w:themeColor="text1"/>
          <w:sz w:val="28"/>
          <w:szCs w:val="28"/>
        </w:rPr>
        <w:t>可选地</w:t>
      </w:r>
      <w:r w:rsidR="00AD0A44" w:rsidRPr="004B4242">
        <w:rPr>
          <w:color w:val="000000" w:themeColor="text1"/>
          <w:sz w:val="28"/>
          <w:szCs w:val="28"/>
        </w:rPr>
        <w:t>，使用蛋白质语言模型对蛋白质序列进行编码并转换成嵌入表示形式，然后进行均值池化处理，得到序列模态特征向量；</w:t>
      </w:r>
    </w:p>
    <w:p w14:paraId="0ACFD529" w14:textId="77777777" w:rsidR="00AD0A44" w:rsidRPr="004B4242" w:rsidRDefault="00AD0A44" w:rsidP="00AD0A44">
      <w:pPr>
        <w:ind w:firstLine="576"/>
        <w:rPr>
          <w:color w:val="000000" w:themeColor="text1"/>
          <w:sz w:val="28"/>
          <w:szCs w:val="28"/>
        </w:rPr>
      </w:pPr>
      <w:r w:rsidRPr="004B4242">
        <w:rPr>
          <w:color w:val="000000" w:themeColor="text1"/>
          <w:sz w:val="28"/>
          <w:szCs w:val="28"/>
        </w:rPr>
        <w:t>使用</w:t>
      </w:r>
      <w:r w:rsidRPr="004B4242">
        <w:rPr>
          <w:rFonts w:hint="eastAsia"/>
          <w:color w:val="000000" w:themeColor="text1"/>
          <w:sz w:val="28"/>
          <w:szCs w:val="28"/>
        </w:rPr>
        <w:t>文本嵌入模型</w:t>
      </w:r>
      <w:r w:rsidRPr="004B4242">
        <w:rPr>
          <w:color w:val="000000" w:themeColor="text1"/>
          <w:sz w:val="28"/>
          <w:szCs w:val="28"/>
        </w:rPr>
        <w:t>对蛋白质结构域文本进行编码并转换成嵌入表示形式，然后进行均值池化处理，得到结构域模态特征向量；</w:t>
      </w:r>
    </w:p>
    <w:p w14:paraId="6231304D" w14:textId="77777777" w:rsidR="00AD0A44" w:rsidRPr="004B4242" w:rsidRDefault="00AD0A44" w:rsidP="00AD0A44">
      <w:pPr>
        <w:ind w:firstLine="576"/>
        <w:rPr>
          <w:color w:val="000000" w:themeColor="text1"/>
          <w:sz w:val="28"/>
          <w:szCs w:val="28"/>
        </w:rPr>
      </w:pPr>
      <w:r w:rsidRPr="004B4242">
        <w:rPr>
          <w:color w:val="000000" w:themeColor="text1"/>
          <w:sz w:val="28"/>
          <w:szCs w:val="28"/>
        </w:rPr>
        <w:t>使用</w:t>
      </w:r>
      <w:r w:rsidRPr="004B4242">
        <w:rPr>
          <w:rFonts w:hint="eastAsia"/>
          <w:color w:val="000000" w:themeColor="text1"/>
          <w:sz w:val="28"/>
          <w:szCs w:val="28"/>
        </w:rPr>
        <w:t>文本嵌入模型</w:t>
      </w:r>
      <w:r w:rsidRPr="004B4242">
        <w:rPr>
          <w:color w:val="000000" w:themeColor="text1"/>
          <w:sz w:val="28"/>
          <w:szCs w:val="28"/>
        </w:rPr>
        <w:t>对</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描述文本进行编码并转换成嵌入表示形式，然后进行均值池化处理，得到</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模态特征向量。</w:t>
      </w:r>
    </w:p>
    <w:p w14:paraId="1416F2D6" w14:textId="7A4DA43C" w:rsidR="00AD0A44" w:rsidRPr="004B4242" w:rsidRDefault="00404469" w:rsidP="00AD0A44">
      <w:pPr>
        <w:ind w:firstLine="576"/>
        <w:rPr>
          <w:color w:val="000000" w:themeColor="text1"/>
          <w:sz w:val="28"/>
          <w:szCs w:val="28"/>
        </w:rPr>
      </w:pPr>
      <w:r w:rsidRPr="004B4242">
        <w:rPr>
          <w:rFonts w:hint="eastAsia"/>
          <w:color w:val="000000" w:themeColor="text1"/>
          <w:sz w:val="28"/>
          <w:szCs w:val="28"/>
        </w:rPr>
        <w:t>可选地</w:t>
      </w:r>
      <w:r w:rsidR="00AD0A44" w:rsidRPr="004B4242">
        <w:rPr>
          <w:color w:val="000000" w:themeColor="text1"/>
          <w:sz w:val="28"/>
          <w:szCs w:val="28"/>
        </w:rPr>
        <w:t>，在对投影网络和功能预测网络进行训练的过程中</w:t>
      </w:r>
      <w:r w:rsidR="00AD0A44" w:rsidRPr="004B4242">
        <w:rPr>
          <w:rFonts w:hint="eastAsia"/>
          <w:color w:val="000000" w:themeColor="text1"/>
          <w:sz w:val="28"/>
          <w:szCs w:val="28"/>
        </w:rPr>
        <w:t>，</w:t>
      </w:r>
      <w:r w:rsidR="00AD0A44" w:rsidRPr="004B4242">
        <w:rPr>
          <w:color w:val="000000" w:themeColor="text1"/>
          <w:sz w:val="28"/>
          <w:szCs w:val="28"/>
        </w:rPr>
        <w:t>采用非对称特征随机失活机制，以预设概率随机将序列模态统一空间特征向量、结构域</w:t>
      </w:r>
      <w:r w:rsidR="00AD0A44" w:rsidRPr="004B4242">
        <w:rPr>
          <w:rFonts w:hint="eastAsia"/>
          <w:color w:val="000000" w:themeColor="text1"/>
          <w:sz w:val="28"/>
          <w:szCs w:val="28"/>
        </w:rPr>
        <w:t>模态</w:t>
      </w:r>
      <w:r w:rsidR="00AD0A44" w:rsidRPr="004B4242">
        <w:rPr>
          <w:color w:val="000000" w:themeColor="text1"/>
          <w:sz w:val="28"/>
          <w:szCs w:val="28"/>
        </w:rPr>
        <w:t>统一空间特征向量进行置零处理，并强制保留序列模态统一空间特征向量、结构域模态统一空间特征向量中的至少一个作为输入，</w:t>
      </w:r>
      <w:r w:rsidR="00AD0A44" w:rsidRPr="004B4242">
        <w:rPr>
          <w:rFonts w:hint="eastAsia"/>
          <w:color w:val="000000" w:themeColor="text1"/>
          <w:sz w:val="28"/>
          <w:szCs w:val="28"/>
        </w:rPr>
        <w:t>得到随机置零处理后的</w:t>
      </w:r>
      <w:r w:rsidR="00AD0A44" w:rsidRPr="004B4242">
        <w:rPr>
          <w:color w:val="000000" w:themeColor="text1"/>
          <w:sz w:val="28"/>
          <w:szCs w:val="28"/>
        </w:rPr>
        <w:t>序列模态统一空间特征向量</w:t>
      </w:r>
      <w:r w:rsidR="00AD0A44" w:rsidRPr="004B4242">
        <w:rPr>
          <w:rFonts w:hint="eastAsia"/>
          <w:color w:val="000000" w:themeColor="text1"/>
          <w:sz w:val="28"/>
          <w:szCs w:val="28"/>
        </w:rPr>
        <w:t>和随机置零处理后的</w:t>
      </w:r>
      <w:r w:rsidR="00AD0A44" w:rsidRPr="004B4242">
        <w:rPr>
          <w:color w:val="000000" w:themeColor="text1"/>
          <w:sz w:val="28"/>
          <w:szCs w:val="28"/>
        </w:rPr>
        <w:t>结构域模态统一空间特征向量</w:t>
      </w:r>
      <w:r w:rsidR="00AD0A44" w:rsidRPr="004B4242">
        <w:rPr>
          <w:rFonts w:hint="eastAsia"/>
          <w:color w:val="000000" w:themeColor="text1"/>
          <w:sz w:val="28"/>
          <w:szCs w:val="28"/>
        </w:rPr>
        <w:t>，</w:t>
      </w:r>
      <w:r w:rsidR="00AD0A44" w:rsidRPr="004B4242">
        <w:rPr>
          <w:color w:val="000000" w:themeColor="text1"/>
          <w:sz w:val="28"/>
          <w:szCs w:val="28"/>
        </w:rPr>
        <w:t>而</w:t>
      </w:r>
      <w:r w:rsidR="00AD0A44" w:rsidRPr="004B4242">
        <w:rPr>
          <w:color w:val="000000" w:themeColor="text1"/>
          <w:sz w:val="28"/>
          <w:szCs w:val="28"/>
        </w:rPr>
        <w:t>GO</w:t>
      </w:r>
      <w:r w:rsidR="00AD0A44" w:rsidRPr="004B4242">
        <w:rPr>
          <w:color w:val="000000" w:themeColor="text1"/>
          <w:sz w:val="28"/>
          <w:szCs w:val="28"/>
        </w:rPr>
        <w:t>功能</w:t>
      </w:r>
      <w:r w:rsidR="00AD0A44" w:rsidRPr="004B4242">
        <w:rPr>
          <w:rFonts w:hint="eastAsia"/>
          <w:color w:val="000000" w:themeColor="text1"/>
          <w:sz w:val="28"/>
          <w:szCs w:val="28"/>
        </w:rPr>
        <w:t>标签</w:t>
      </w:r>
      <w:r w:rsidR="00AD0A44" w:rsidRPr="004B4242">
        <w:rPr>
          <w:color w:val="000000" w:themeColor="text1"/>
          <w:sz w:val="28"/>
          <w:szCs w:val="28"/>
        </w:rPr>
        <w:t>模态统一空间特征向量始终保留作为输入。</w:t>
      </w:r>
    </w:p>
    <w:p w14:paraId="4F6EAEB1" w14:textId="1399FD92" w:rsidR="00AD0A44" w:rsidRPr="004B4242" w:rsidRDefault="00404469" w:rsidP="00AD0A44">
      <w:pPr>
        <w:ind w:firstLine="576"/>
        <w:rPr>
          <w:color w:val="000000" w:themeColor="text1"/>
          <w:sz w:val="28"/>
          <w:szCs w:val="28"/>
        </w:rPr>
      </w:pPr>
      <w:r w:rsidRPr="004B4242">
        <w:rPr>
          <w:rFonts w:hint="eastAsia"/>
          <w:color w:val="000000" w:themeColor="text1"/>
          <w:sz w:val="28"/>
          <w:szCs w:val="28"/>
        </w:rPr>
        <w:t>可选地</w:t>
      </w:r>
      <w:r w:rsidR="00AD0A44" w:rsidRPr="004B4242">
        <w:rPr>
          <w:color w:val="000000" w:themeColor="text1"/>
          <w:sz w:val="28"/>
          <w:szCs w:val="28"/>
        </w:rPr>
        <w:t>，所述功能预测网络包括共享多层感知机网络、门控网络以及全连接网络；</w:t>
      </w:r>
    </w:p>
    <w:p w14:paraId="6430A9EB" w14:textId="77777777" w:rsidR="00AD0A44" w:rsidRPr="004B4242" w:rsidRDefault="00AD0A44" w:rsidP="00AD0A44">
      <w:pPr>
        <w:ind w:firstLine="576"/>
        <w:rPr>
          <w:color w:val="000000" w:themeColor="text1"/>
          <w:sz w:val="28"/>
          <w:szCs w:val="28"/>
        </w:rPr>
      </w:pPr>
      <w:r w:rsidRPr="004B4242">
        <w:rPr>
          <w:color w:val="000000" w:themeColor="text1"/>
          <w:sz w:val="28"/>
          <w:szCs w:val="28"/>
        </w:rPr>
        <w:t>将所述序列模态统一空间特征向量、结构域模态统一空间特征向量和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统一空间特征向量输入至具有自适应门控融合机制的功能预测网络中具体包括：</w:t>
      </w:r>
    </w:p>
    <w:p w14:paraId="39F3929C" w14:textId="77777777" w:rsidR="00AD0A44" w:rsidRPr="004B4242" w:rsidRDefault="00AD0A44" w:rsidP="00AD0A44">
      <w:pPr>
        <w:ind w:firstLine="576"/>
        <w:rPr>
          <w:color w:val="000000" w:themeColor="text1"/>
          <w:sz w:val="28"/>
          <w:szCs w:val="28"/>
        </w:rPr>
      </w:pPr>
      <w:r w:rsidRPr="004B4242">
        <w:rPr>
          <w:color w:val="000000" w:themeColor="text1"/>
          <w:sz w:val="28"/>
          <w:szCs w:val="28"/>
        </w:rPr>
        <w:t>将所述</w:t>
      </w:r>
      <w:r w:rsidRPr="004B4242">
        <w:rPr>
          <w:rFonts w:hint="eastAsia"/>
          <w:color w:val="000000" w:themeColor="text1"/>
          <w:sz w:val="28"/>
          <w:szCs w:val="28"/>
        </w:rPr>
        <w:t>随机置零处理后的</w:t>
      </w:r>
      <w:r w:rsidRPr="004B4242">
        <w:rPr>
          <w:color w:val="000000" w:themeColor="text1"/>
          <w:sz w:val="28"/>
          <w:szCs w:val="28"/>
        </w:rPr>
        <w:t>序列模态统一空间特征向量、</w:t>
      </w:r>
      <w:r w:rsidRPr="004B4242">
        <w:rPr>
          <w:rFonts w:hint="eastAsia"/>
          <w:color w:val="000000" w:themeColor="text1"/>
          <w:sz w:val="28"/>
          <w:szCs w:val="28"/>
        </w:rPr>
        <w:t>随机置零处理后的</w:t>
      </w:r>
      <w:r w:rsidRPr="004B4242">
        <w:rPr>
          <w:color w:val="000000" w:themeColor="text1"/>
          <w:sz w:val="28"/>
          <w:szCs w:val="28"/>
        </w:rPr>
        <w:t>结构域模态统一空间特征向量和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统一空间特征向量同时输入至共享多层感知机网络和门控网络中；</w:t>
      </w:r>
    </w:p>
    <w:p w14:paraId="504C3646" w14:textId="77777777" w:rsidR="00AD0A44" w:rsidRPr="004B4242" w:rsidRDefault="00AD0A44" w:rsidP="00AD0A44">
      <w:pPr>
        <w:ind w:firstLine="576"/>
        <w:rPr>
          <w:color w:val="000000" w:themeColor="text1"/>
          <w:sz w:val="28"/>
          <w:szCs w:val="28"/>
        </w:rPr>
      </w:pPr>
      <w:r w:rsidRPr="004B4242">
        <w:rPr>
          <w:color w:val="000000" w:themeColor="text1"/>
          <w:sz w:val="28"/>
          <w:szCs w:val="28"/>
        </w:rPr>
        <w:t>在</w:t>
      </w:r>
      <w:r w:rsidRPr="004B4242">
        <w:rPr>
          <w:rFonts w:hint="eastAsia"/>
          <w:color w:val="000000" w:themeColor="text1"/>
          <w:sz w:val="28"/>
          <w:szCs w:val="28"/>
        </w:rPr>
        <w:t>共享</w:t>
      </w:r>
      <w:r w:rsidRPr="004B4242">
        <w:rPr>
          <w:color w:val="000000" w:themeColor="text1"/>
          <w:sz w:val="28"/>
          <w:szCs w:val="28"/>
        </w:rPr>
        <w:t>多层感知机</w:t>
      </w:r>
      <w:r w:rsidRPr="004B4242">
        <w:rPr>
          <w:rFonts w:hint="eastAsia"/>
          <w:color w:val="000000" w:themeColor="text1"/>
          <w:sz w:val="28"/>
          <w:szCs w:val="28"/>
        </w:rPr>
        <w:t>网络</w:t>
      </w:r>
      <w:r w:rsidRPr="004B4242">
        <w:rPr>
          <w:color w:val="000000" w:themeColor="text1"/>
          <w:sz w:val="28"/>
          <w:szCs w:val="28"/>
        </w:rPr>
        <w:t>中，</w:t>
      </w:r>
      <w:r w:rsidRPr="004B4242">
        <w:rPr>
          <w:rFonts w:hint="eastAsia"/>
          <w:color w:val="000000" w:themeColor="text1"/>
          <w:sz w:val="28"/>
          <w:szCs w:val="28"/>
        </w:rPr>
        <w:t>随机置零处理后的</w:t>
      </w:r>
      <w:r w:rsidRPr="004B4242">
        <w:rPr>
          <w:color w:val="000000" w:themeColor="text1"/>
          <w:sz w:val="28"/>
          <w:szCs w:val="28"/>
        </w:rPr>
        <w:t>序列模态统一空间特征向量、</w:t>
      </w:r>
      <w:r w:rsidRPr="004B4242">
        <w:rPr>
          <w:rFonts w:hint="eastAsia"/>
          <w:color w:val="000000" w:themeColor="text1"/>
          <w:sz w:val="28"/>
          <w:szCs w:val="28"/>
        </w:rPr>
        <w:t>随机置零处理后的</w:t>
      </w:r>
      <w:r w:rsidRPr="004B4242">
        <w:rPr>
          <w:color w:val="000000" w:themeColor="text1"/>
          <w:sz w:val="28"/>
          <w:szCs w:val="28"/>
        </w:rPr>
        <w:t>结构域模态统一空间特征向量和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统一空间特征向量进行</w:t>
      </w:r>
      <w:r w:rsidRPr="004B4242">
        <w:rPr>
          <w:rFonts w:hint="eastAsia"/>
          <w:color w:val="000000" w:themeColor="text1"/>
          <w:sz w:val="28"/>
          <w:szCs w:val="28"/>
        </w:rPr>
        <w:t>非</w:t>
      </w:r>
      <w:r w:rsidRPr="004B4242">
        <w:rPr>
          <w:color w:val="000000" w:themeColor="text1"/>
          <w:sz w:val="28"/>
          <w:szCs w:val="28"/>
        </w:rPr>
        <w:t>线性特征变换操作，得到转换后向量；</w:t>
      </w:r>
    </w:p>
    <w:p w14:paraId="16CAFFD6" w14:textId="77777777" w:rsidR="00AD0A44" w:rsidRPr="004B4242" w:rsidRDefault="00AD0A44" w:rsidP="00AD0A44">
      <w:pPr>
        <w:ind w:firstLine="576"/>
        <w:rPr>
          <w:color w:val="000000" w:themeColor="text1"/>
          <w:sz w:val="28"/>
          <w:szCs w:val="28"/>
        </w:rPr>
      </w:pPr>
      <w:r w:rsidRPr="004B4242">
        <w:rPr>
          <w:color w:val="000000" w:themeColor="text1"/>
          <w:sz w:val="28"/>
          <w:szCs w:val="28"/>
        </w:rPr>
        <w:t>在门控网络中</w:t>
      </w:r>
      <w:r w:rsidRPr="004B4242">
        <w:rPr>
          <w:color w:val="000000" w:themeColor="text1"/>
        </w:rPr>
        <w:t>，</w:t>
      </w:r>
      <w:r w:rsidRPr="004B4242">
        <w:rPr>
          <w:rFonts w:hint="eastAsia"/>
          <w:color w:val="000000" w:themeColor="text1"/>
          <w:sz w:val="28"/>
          <w:szCs w:val="28"/>
        </w:rPr>
        <w:t>随机置零处理后的</w:t>
      </w:r>
      <w:r w:rsidRPr="004B4242">
        <w:rPr>
          <w:color w:val="000000" w:themeColor="text1"/>
          <w:sz w:val="28"/>
          <w:szCs w:val="28"/>
        </w:rPr>
        <w:t>序列模态统一空间特征向量、</w:t>
      </w:r>
      <w:r w:rsidRPr="004B4242">
        <w:rPr>
          <w:rFonts w:hint="eastAsia"/>
          <w:color w:val="000000" w:themeColor="text1"/>
          <w:sz w:val="28"/>
          <w:szCs w:val="28"/>
        </w:rPr>
        <w:t>随机置零处</w:t>
      </w:r>
      <w:r w:rsidRPr="004B4242">
        <w:rPr>
          <w:rFonts w:hint="eastAsia"/>
          <w:color w:val="000000" w:themeColor="text1"/>
          <w:sz w:val="28"/>
          <w:szCs w:val="28"/>
        </w:rPr>
        <w:lastRenderedPageBreak/>
        <w:t>理后的</w:t>
      </w:r>
      <w:r w:rsidRPr="004B4242">
        <w:rPr>
          <w:color w:val="000000" w:themeColor="text1"/>
          <w:sz w:val="28"/>
          <w:szCs w:val="28"/>
        </w:rPr>
        <w:t>结构域模态统一空间特征向量和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统一空间特征向量进行拼接，形成全局上下文向量，然后全局上下文向量生成自适应融合权重；</w:t>
      </w:r>
    </w:p>
    <w:p w14:paraId="04C57782" w14:textId="77777777" w:rsidR="00AD0A44" w:rsidRPr="004B4242" w:rsidRDefault="00AD0A44" w:rsidP="00AD0A44">
      <w:pPr>
        <w:ind w:firstLine="576"/>
        <w:rPr>
          <w:color w:val="000000" w:themeColor="text1"/>
          <w:sz w:val="28"/>
          <w:szCs w:val="28"/>
        </w:rPr>
      </w:pPr>
      <w:r w:rsidRPr="004B4242">
        <w:rPr>
          <w:color w:val="000000" w:themeColor="text1"/>
          <w:sz w:val="28"/>
          <w:szCs w:val="28"/>
        </w:rPr>
        <w:t>将转换后向量与自适应融合权重进行融合操作后，输入至全连接网络，得到蛋白质是否具有某一</w:t>
      </w:r>
      <w:r w:rsidRPr="004B4242">
        <w:rPr>
          <w:color w:val="000000" w:themeColor="text1"/>
          <w:sz w:val="28"/>
          <w:szCs w:val="28"/>
        </w:rPr>
        <w:t>GO</w:t>
      </w:r>
      <w:r w:rsidRPr="004B4242">
        <w:rPr>
          <w:color w:val="000000" w:themeColor="text1"/>
          <w:sz w:val="28"/>
          <w:szCs w:val="28"/>
        </w:rPr>
        <w:t>功能标签的</w:t>
      </w:r>
      <w:r w:rsidRPr="004B4242">
        <w:rPr>
          <w:rFonts w:hint="eastAsia"/>
          <w:color w:val="000000" w:themeColor="text1"/>
          <w:sz w:val="28"/>
          <w:szCs w:val="28"/>
        </w:rPr>
        <w:t>预测</w:t>
      </w:r>
      <w:r w:rsidRPr="004B4242">
        <w:rPr>
          <w:color w:val="000000" w:themeColor="text1"/>
          <w:sz w:val="28"/>
          <w:szCs w:val="28"/>
        </w:rPr>
        <w:t>概率。</w:t>
      </w:r>
    </w:p>
    <w:p w14:paraId="268663A3" w14:textId="04BE1DFB" w:rsidR="00AD0A44" w:rsidRPr="004B4242" w:rsidRDefault="00404469" w:rsidP="00AD0A44">
      <w:pPr>
        <w:ind w:firstLine="570"/>
        <w:rPr>
          <w:color w:val="000000" w:themeColor="text1"/>
          <w:sz w:val="28"/>
          <w:szCs w:val="28"/>
        </w:rPr>
      </w:pPr>
      <w:r w:rsidRPr="004B4242">
        <w:rPr>
          <w:rFonts w:hint="eastAsia"/>
          <w:color w:val="000000" w:themeColor="text1"/>
          <w:sz w:val="28"/>
          <w:szCs w:val="28"/>
        </w:rPr>
        <w:t>可选地</w:t>
      </w:r>
      <w:r w:rsidR="00AD0A44" w:rsidRPr="004B4242">
        <w:rPr>
          <w:color w:val="000000" w:themeColor="text1"/>
          <w:sz w:val="28"/>
          <w:szCs w:val="28"/>
        </w:rPr>
        <w:t>，根据蛋白质是否具备某一</w:t>
      </w:r>
      <w:r w:rsidR="00AD0A44" w:rsidRPr="004B4242">
        <w:rPr>
          <w:color w:val="000000" w:themeColor="text1"/>
          <w:sz w:val="28"/>
          <w:szCs w:val="28"/>
        </w:rPr>
        <w:t>GO</w:t>
      </w:r>
      <w:r w:rsidR="00AD0A44" w:rsidRPr="004B4242">
        <w:rPr>
          <w:color w:val="000000" w:themeColor="text1"/>
          <w:sz w:val="28"/>
          <w:szCs w:val="28"/>
        </w:rPr>
        <w:t>功能标签的</w:t>
      </w:r>
      <w:r w:rsidR="00AD0A44" w:rsidRPr="004B4242">
        <w:rPr>
          <w:rFonts w:hint="eastAsia"/>
          <w:color w:val="000000" w:themeColor="text1"/>
          <w:sz w:val="28"/>
          <w:szCs w:val="28"/>
        </w:rPr>
        <w:t>预测</w:t>
      </w:r>
      <w:r w:rsidR="00AD0A44" w:rsidRPr="004B4242">
        <w:rPr>
          <w:color w:val="000000" w:themeColor="text1"/>
          <w:sz w:val="28"/>
          <w:szCs w:val="28"/>
        </w:rPr>
        <w:t>概率和蛋白质是否具备该</w:t>
      </w:r>
      <w:r w:rsidR="00AD0A44" w:rsidRPr="004B4242">
        <w:rPr>
          <w:color w:val="000000" w:themeColor="text1"/>
          <w:sz w:val="28"/>
          <w:szCs w:val="28"/>
        </w:rPr>
        <w:t>GO</w:t>
      </w:r>
      <w:r w:rsidR="00AD0A44" w:rsidRPr="004B4242">
        <w:rPr>
          <w:color w:val="000000" w:themeColor="text1"/>
          <w:sz w:val="28"/>
          <w:szCs w:val="28"/>
        </w:rPr>
        <w:t>功能标签的真实情况，得到</w:t>
      </w:r>
      <w:r w:rsidR="00AD0A44" w:rsidRPr="004B4242">
        <w:rPr>
          <w:bCs/>
          <w:color w:val="000000" w:themeColor="text1"/>
          <w:sz w:val="28"/>
          <w:szCs w:val="28"/>
        </w:rPr>
        <w:t>交叉熵损失函数</w:t>
      </w:r>
      <w:r w:rsidR="00AD0A44" w:rsidRPr="004B4242">
        <w:rPr>
          <w:color w:val="000000" w:themeColor="text1"/>
          <w:sz w:val="28"/>
          <w:szCs w:val="28"/>
        </w:rPr>
        <w:t>；</w:t>
      </w:r>
    </w:p>
    <w:p w14:paraId="0CA91A8B" w14:textId="77777777" w:rsidR="00AD0A44" w:rsidRPr="004B4242" w:rsidRDefault="00AD0A44" w:rsidP="00AD0A44">
      <w:pPr>
        <w:ind w:firstLine="576"/>
        <w:rPr>
          <w:color w:val="000000" w:themeColor="text1"/>
          <w:sz w:val="28"/>
          <w:szCs w:val="28"/>
        </w:rPr>
      </w:pPr>
      <w:r w:rsidRPr="004B4242">
        <w:rPr>
          <w:color w:val="000000" w:themeColor="text1"/>
          <w:sz w:val="28"/>
          <w:szCs w:val="28"/>
        </w:rPr>
        <w:t>根据所述</w:t>
      </w:r>
      <w:r w:rsidRPr="004B4242">
        <w:rPr>
          <w:bCs/>
          <w:color w:val="000000" w:themeColor="text1"/>
          <w:sz w:val="28"/>
          <w:szCs w:val="28"/>
        </w:rPr>
        <w:t>交叉熵损失函数对投影网络、</w:t>
      </w:r>
      <w:r w:rsidRPr="004B4242">
        <w:rPr>
          <w:rFonts w:hint="eastAsia"/>
          <w:bCs/>
          <w:color w:val="000000" w:themeColor="text1"/>
          <w:sz w:val="28"/>
          <w:szCs w:val="28"/>
        </w:rPr>
        <w:t>共享</w:t>
      </w:r>
      <w:r w:rsidRPr="004B4242">
        <w:rPr>
          <w:bCs/>
          <w:color w:val="000000" w:themeColor="text1"/>
          <w:sz w:val="28"/>
          <w:szCs w:val="28"/>
        </w:rPr>
        <w:t>多层感知机</w:t>
      </w:r>
      <w:r w:rsidRPr="004B4242">
        <w:rPr>
          <w:rFonts w:hint="eastAsia"/>
          <w:bCs/>
          <w:color w:val="000000" w:themeColor="text1"/>
          <w:sz w:val="28"/>
          <w:szCs w:val="28"/>
        </w:rPr>
        <w:t>网络</w:t>
      </w:r>
      <w:r w:rsidRPr="004B4242">
        <w:rPr>
          <w:bCs/>
          <w:color w:val="000000" w:themeColor="text1"/>
          <w:sz w:val="28"/>
          <w:szCs w:val="28"/>
        </w:rPr>
        <w:t>、门控网络和全连接网络进行训练，直至交叉熵损失函数收敛，得到所述</w:t>
      </w:r>
      <w:r w:rsidRPr="004B4242">
        <w:rPr>
          <w:color w:val="000000" w:themeColor="text1"/>
          <w:sz w:val="28"/>
          <w:szCs w:val="28"/>
        </w:rPr>
        <w:t>蛋白质功能预测模型。</w:t>
      </w:r>
    </w:p>
    <w:p w14:paraId="4E6BEE0F" w14:textId="3B6E2E66" w:rsidR="00AD0A44" w:rsidRPr="004B4242" w:rsidRDefault="00404469" w:rsidP="00AD0A44">
      <w:pPr>
        <w:autoSpaceDE w:val="0"/>
        <w:autoSpaceDN w:val="0"/>
        <w:adjustRightInd w:val="0"/>
        <w:ind w:firstLine="570"/>
        <w:rPr>
          <w:color w:val="000000" w:themeColor="text1"/>
          <w:sz w:val="28"/>
          <w:szCs w:val="28"/>
        </w:rPr>
      </w:pPr>
      <w:r w:rsidRPr="004B4242">
        <w:rPr>
          <w:rFonts w:hint="eastAsia"/>
          <w:color w:val="000000" w:themeColor="text1"/>
          <w:sz w:val="28"/>
          <w:szCs w:val="28"/>
        </w:rPr>
        <w:t>本发明的第二方面，提供</w:t>
      </w:r>
      <w:r w:rsidR="00AD0A44" w:rsidRPr="004B4242">
        <w:rPr>
          <w:color w:val="000000" w:themeColor="text1"/>
          <w:sz w:val="28"/>
          <w:szCs w:val="28"/>
        </w:rPr>
        <w:t>一种蛋白质功能的预测方法，其</w:t>
      </w:r>
      <w:r w:rsidRPr="004B4242">
        <w:rPr>
          <w:rFonts w:hint="eastAsia"/>
          <w:color w:val="000000" w:themeColor="text1"/>
          <w:sz w:val="28"/>
          <w:szCs w:val="28"/>
        </w:rPr>
        <w:t>中</w:t>
      </w:r>
      <w:r w:rsidR="00AD0A44" w:rsidRPr="004B4242">
        <w:rPr>
          <w:color w:val="000000" w:themeColor="text1"/>
          <w:sz w:val="28"/>
          <w:szCs w:val="28"/>
        </w:rPr>
        <w:t>，包括如下步骤：</w:t>
      </w:r>
    </w:p>
    <w:p w14:paraId="1D988BB2" w14:textId="77777777" w:rsidR="00AD0A44" w:rsidRPr="004B4242" w:rsidRDefault="00AD0A44" w:rsidP="00AD0A44">
      <w:pPr>
        <w:autoSpaceDE w:val="0"/>
        <w:autoSpaceDN w:val="0"/>
        <w:adjustRightInd w:val="0"/>
        <w:ind w:firstLine="570"/>
        <w:rPr>
          <w:color w:val="000000" w:themeColor="text1"/>
          <w:sz w:val="28"/>
          <w:szCs w:val="28"/>
        </w:rPr>
      </w:pPr>
      <w:r w:rsidRPr="004B4242">
        <w:rPr>
          <w:color w:val="000000" w:themeColor="text1"/>
          <w:sz w:val="28"/>
          <w:szCs w:val="28"/>
        </w:rPr>
        <w:t>将待测功能的蛋白质的数据输入至采用权利要求</w:t>
      </w:r>
      <w:r w:rsidRPr="004B4242">
        <w:rPr>
          <w:color w:val="000000" w:themeColor="text1"/>
          <w:sz w:val="28"/>
          <w:szCs w:val="28"/>
        </w:rPr>
        <w:t>1-5</w:t>
      </w:r>
      <w:r w:rsidRPr="004B4242">
        <w:rPr>
          <w:color w:val="000000" w:themeColor="text1"/>
          <w:sz w:val="28"/>
          <w:szCs w:val="28"/>
        </w:rPr>
        <w:t>任一项所述的训练方法训练得到的蛋白质功能预测模型</w:t>
      </w:r>
      <w:r w:rsidRPr="004B4242">
        <w:rPr>
          <w:rFonts w:hint="eastAsia"/>
          <w:color w:val="000000" w:themeColor="text1"/>
          <w:sz w:val="28"/>
          <w:szCs w:val="28"/>
        </w:rPr>
        <w:t>中</w:t>
      </w:r>
      <w:r w:rsidRPr="004B4242">
        <w:rPr>
          <w:color w:val="000000" w:themeColor="text1"/>
          <w:sz w:val="28"/>
          <w:szCs w:val="28"/>
        </w:rPr>
        <w:t>，得到蛋白质功能。</w:t>
      </w:r>
    </w:p>
    <w:p w14:paraId="0033E1C4" w14:textId="77777777" w:rsidR="00AD0A44" w:rsidRPr="004B4242" w:rsidRDefault="00AD0A44" w:rsidP="00AD0A44">
      <w:pPr>
        <w:autoSpaceDE w:val="0"/>
        <w:autoSpaceDN w:val="0"/>
        <w:adjustRightInd w:val="0"/>
        <w:ind w:firstLine="570"/>
        <w:rPr>
          <w:color w:val="000000" w:themeColor="text1"/>
          <w:sz w:val="28"/>
          <w:szCs w:val="28"/>
        </w:rPr>
      </w:pPr>
      <w:r w:rsidRPr="004B4242">
        <w:rPr>
          <w:color w:val="000000" w:themeColor="text1"/>
          <w:sz w:val="28"/>
          <w:szCs w:val="28"/>
        </w:rPr>
        <w:t>所述待</w:t>
      </w:r>
      <w:r w:rsidRPr="004B4242">
        <w:rPr>
          <w:rFonts w:hint="eastAsia"/>
          <w:color w:val="000000" w:themeColor="text1"/>
          <w:sz w:val="28"/>
          <w:szCs w:val="28"/>
        </w:rPr>
        <w:t>测</w:t>
      </w:r>
      <w:r w:rsidRPr="004B4242">
        <w:rPr>
          <w:color w:val="000000" w:themeColor="text1"/>
          <w:sz w:val="28"/>
          <w:szCs w:val="28"/>
        </w:rPr>
        <w:t>功能的蛋白质的数据为蛋白质序列，或所述待测功能的蛋白质的数据为蛋白质序列和蛋白质结构域文本</w:t>
      </w:r>
      <w:r w:rsidRPr="004B4242">
        <w:rPr>
          <w:rFonts w:hint="eastAsia"/>
          <w:color w:val="000000" w:themeColor="text1"/>
          <w:sz w:val="28"/>
          <w:szCs w:val="28"/>
        </w:rPr>
        <w:t>。</w:t>
      </w:r>
    </w:p>
    <w:p w14:paraId="6168D539" w14:textId="5CDBF6F4" w:rsidR="00AD0A44" w:rsidRPr="004B4242" w:rsidRDefault="00404469" w:rsidP="00AD0A44">
      <w:pPr>
        <w:adjustRightInd w:val="0"/>
        <w:spacing w:line="120" w:lineRule="atLeast"/>
        <w:ind w:firstLineChars="200" w:firstLine="560"/>
        <w:rPr>
          <w:color w:val="000000" w:themeColor="text1"/>
          <w:sz w:val="28"/>
          <w:szCs w:val="28"/>
        </w:rPr>
      </w:pPr>
      <w:r w:rsidRPr="004B4242">
        <w:rPr>
          <w:rFonts w:hint="eastAsia"/>
          <w:color w:val="000000" w:themeColor="text1"/>
          <w:sz w:val="28"/>
          <w:szCs w:val="28"/>
        </w:rPr>
        <w:t>本发明的第三方面，提供</w:t>
      </w:r>
      <w:r w:rsidR="00AD0A44" w:rsidRPr="004B4242">
        <w:rPr>
          <w:color w:val="000000" w:themeColor="text1"/>
          <w:sz w:val="28"/>
          <w:szCs w:val="28"/>
        </w:rPr>
        <w:t>一种蛋白质功能预测模型的训练装置，其</w:t>
      </w:r>
      <w:r w:rsidRPr="004B4242">
        <w:rPr>
          <w:rFonts w:hint="eastAsia"/>
          <w:color w:val="000000" w:themeColor="text1"/>
          <w:sz w:val="28"/>
          <w:szCs w:val="28"/>
        </w:rPr>
        <w:t>中</w:t>
      </w:r>
      <w:r w:rsidR="00AD0A44" w:rsidRPr="004B4242">
        <w:rPr>
          <w:color w:val="000000" w:themeColor="text1"/>
          <w:sz w:val="28"/>
          <w:szCs w:val="28"/>
        </w:rPr>
        <w:t>，所述蛋白质功能预测模型的训练装置包括：</w:t>
      </w:r>
    </w:p>
    <w:p w14:paraId="0DC8CE51" w14:textId="16E6C8F5" w:rsidR="00AD0A44" w:rsidRPr="004B4242" w:rsidRDefault="00AD0A44" w:rsidP="00AD0A44">
      <w:pPr>
        <w:adjustRightInd w:val="0"/>
        <w:spacing w:line="120" w:lineRule="atLeast"/>
        <w:ind w:firstLineChars="200" w:firstLine="560"/>
        <w:rPr>
          <w:color w:val="000000" w:themeColor="text1"/>
          <w:sz w:val="28"/>
          <w:szCs w:val="28"/>
        </w:rPr>
      </w:pPr>
      <w:r w:rsidRPr="004B4242">
        <w:rPr>
          <w:color w:val="000000" w:themeColor="text1"/>
          <w:sz w:val="28"/>
          <w:szCs w:val="28"/>
        </w:rPr>
        <w:t>数据获取单元，用于获取训练数据集，所述训练数据集包括已知蛋白质的蛋白质序列、蛋白质结构</w:t>
      </w:r>
      <w:r w:rsidR="00BE4066">
        <w:rPr>
          <w:rFonts w:hint="eastAsia"/>
          <w:color w:val="000000" w:themeColor="text1"/>
          <w:sz w:val="28"/>
          <w:szCs w:val="28"/>
        </w:rPr>
        <w:t>域</w:t>
      </w:r>
      <w:r w:rsidRPr="004B4242">
        <w:rPr>
          <w:color w:val="000000" w:themeColor="text1"/>
          <w:sz w:val="28"/>
          <w:szCs w:val="28"/>
        </w:rPr>
        <w:t>文本和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描述文本；</w:t>
      </w:r>
    </w:p>
    <w:p w14:paraId="6B9FBCC9" w14:textId="77777777" w:rsidR="00AD0A44" w:rsidRPr="004B4242" w:rsidRDefault="00AD0A44" w:rsidP="00AD0A44">
      <w:pPr>
        <w:adjustRightInd w:val="0"/>
        <w:spacing w:line="120" w:lineRule="atLeast"/>
        <w:ind w:firstLineChars="200" w:firstLine="560"/>
        <w:rPr>
          <w:color w:val="000000" w:themeColor="text1"/>
          <w:sz w:val="28"/>
          <w:szCs w:val="28"/>
        </w:rPr>
      </w:pPr>
      <w:r w:rsidRPr="004B4242">
        <w:rPr>
          <w:color w:val="000000" w:themeColor="text1"/>
          <w:sz w:val="28"/>
          <w:szCs w:val="28"/>
        </w:rPr>
        <w:t>数据处理单元，用于将所述蛋白质序列、蛋白质结构域文本和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描述文本分别转换成嵌入表示形式后，分别得到序列模态特征向量、结构域模态特征向量和</w:t>
      </w:r>
      <w:r w:rsidRPr="004B4242">
        <w:rPr>
          <w:color w:val="000000" w:themeColor="text1"/>
          <w:sz w:val="28"/>
          <w:szCs w:val="28"/>
        </w:rPr>
        <w:t>GO</w:t>
      </w:r>
      <w:r w:rsidRPr="004B4242">
        <w:rPr>
          <w:color w:val="000000" w:themeColor="text1"/>
          <w:sz w:val="28"/>
          <w:szCs w:val="28"/>
        </w:rPr>
        <w:t>功能</w:t>
      </w:r>
      <w:r w:rsidRPr="004B4242">
        <w:rPr>
          <w:rFonts w:hint="eastAsia"/>
          <w:color w:val="000000" w:themeColor="text1"/>
          <w:sz w:val="28"/>
          <w:szCs w:val="28"/>
        </w:rPr>
        <w:t>标签</w:t>
      </w:r>
      <w:r w:rsidRPr="004B4242">
        <w:rPr>
          <w:color w:val="000000" w:themeColor="text1"/>
          <w:sz w:val="28"/>
          <w:szCs w:val="28"/>
        </w:rPr>
        <w:t>模态特征向量；</w:t>
      </w:r>
    </w:p>
    <w:p w14:paraId="6A1A502C" w14:textId="1C6E20BA" w:rsidR="00AD0A44" w:rsidRPr="004B4242" w:rsidRDefault="00AD0A44" w:rsidP="00DC06D0">
      <w:pPr>
        <w:ind w:firstLine="576"/>
        <w:rPr>
          <w:color w:val="000000" w:themeColor="text1"/>
          <w:sz w:val="28"/>
          <w:szCs w:val="28"/>
        </w:rPr>
      </w:pPr>
      <w:r w:rsidRPr="004B4242">
        <w:rPr>
          <w:color w:val="000000" w:themeColor="text1"/>
          <w:sz w:val="28"/>
          <w:szCs w:val="28"/>
        </w:rPr>
        <w:t>模型训练单元，用于</w:t>
      </w:r>
      <w:r w:rsidR="00DC06D0" w:rsidRPr="004B4242">
        <w:rPr>
          <w:color w:val="000000" w:themeColor="text1"/>
          <w:sz w:val="28"/>
          <w:szCs w:val="28"/>
        </w:rPr>
        <w:t>将所述序列模态特征向量、结构域模态特征向量和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模态特征向量分别输入至三个结构相同的投影网络，分别得到序列模态统一空间特征向量、结构域模态统一空间特征向量和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统一空间特征向量；将所述序列模态统一空间特征向量、结构域模态统一空间特征向量和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统一空间特征向量输入至具有自适应门控融合机制的功能预测网络中，对投影网络和功能预测网络进行训练后，得到</w:t>
      </w:r>
      <w:r w:rsidR="00DC06D0" w:rsidRPr="004B4242">
        <w:rPr>
          <w:rFonts w:hint="eastAsia"/>
          <w:color w:val="000000" w:themeColor="text1"/>
          <w:sz w:val="28"/>
          <w:szCs w:val="28"/>
        </w:rPr>
        <w:t>所述</w:t>
      </w:r>
      <w:r w:rsidR="00DC06D0" w:rsidRPr="004B4242">
        <w:rPr>
          <w:color w:val="000000" w:themeColor="text1"/>
          <w:sz w:val="28"/>
          <w:szCs w:val="28"/>
        </w:rPr>
        <w:t>蛋白质功能预测模型。</w:t>
      </w:r>
    </w:p>
    <w:p w14:paraId="0E828A38" w14:textId="5C488E2A" w:rsidR="00AD0A44" w:rsidRPr="004B4242" w:rsidRDefault="00404469" w:rsidP="00AD0A44">
      <w:pPr>
        <w:adjustRightInd w:val="0"/>
        <w:spacing w:line="120" w:lineRule="atLeast"/>
        <w:ind w:firstLineChars="200" w:firstLine="560"/>
        <w:rPr>
          <w:color w:val="000000" w:themeColor="text1"/>
          <w:sz w:val="28"/>
          <w:szCs w:val="28"/>
        </w:rPr>
      </w:pPr>
      <w:r w:rsidRPr="004B4242">
        <w:rPr>
          <w:rFonts w:hint="eastAsia"/>
          <w:color w:val="000000" w:themeColor="text1"/>
          <w:sz w:val="28"/>
          <w:szCs w:val="28"/>
        </w:rPr>
        <w:lastRenderedPageBreak/>
        <w:t>本发明的第四方面，提供</w:t>
      </w:r>
      <w:r w:rsidR="00AD0A44" w:rsidRPr="004B4242">
        <w:rPr>
          <w:color w:val="000000" w:themeColor="text1"/>
          <w:sz w:val="28"/>
          <w:szCs w:val="28"/>
        </w:rPr>
        <w:t>一种蛋白质</w:t>
      </w:r>
      <w:r w:rsidR="00AD0A44" w:rsidRPr="004B4242">
        <w:rPr>
          <w:rFonts w:hint="eastAsia"/>
          <w:color w:val="000000" w:themeColor="text1"/>
          <w:sz w:val="28"/>
          <w:szCs w:val="28"/>
        </w:rPr>
        <w:t>功能</w:t>
      </w:r>
      <w:r w:rsidR="00AD0A44" w:rsidRPr="004B4242">
        <w:rPr>
          <w:color w:val="000000" w:themeColor="text1"/>
          <w:sz w:val="28"/>
          <w:szCs w:val="28"/>
        </w:rPr>
        <w:t>的预测装置，其</w:t>
      </w:r>
      <w:r w:rsidRPr="004B4242">
        <w:rPr>
          <w:rFonts w:hint="eastAsia"/>
          <w:color w:val="000000" w:themeColor="text1"/>
          <w:sz w:val="28"/>
          <w:szCs w:val="28"/>
        </w:rPr>
        <w:t>中</w:t>
      </w:r>
      <w:r w:rsidR="00AD0A44" w:rsidRPr="004B4242">
        <w:rPr>
          <w:color w:val="000000" w:themeColor="text1"/>
          <w:sz w:val="28"/>
          <w:szCs w:val="28"/>
        </w:rPr>
        <w:t>，包括：</w:t>
      </w:r>
    </w:p>
    <w:p w14:paraId="40FD3ED7" w14:textId="77777777" w:rsidR="00AD0A44" w:rsidRPr="004B4242" w:rsidRDefault="00AD0A44" w:rsidP="00AD0A44">
      <w:pPr>
        <w:adjustRightInd w:val="0"/>
        <w:spacing w:line="120" w:lineRule="atLeast"/>
        <w:ind w:firstLineChars="200" w:firstLine="560"/>
        <w:rPr>
          <w:color w:val="000000" w:themeColor="text1"/>
          <w:sz w:val="28"/>
          <w:szCs w:val="28"/>
        </w:rPr>
      </w:pPr>
      <w:r w:rsidRPr="004B4242">
        <w:rPr>
          <w:rFonts w:hint="eastAsia"/>
          <w:color w:val="000000" w:themeColor="text1"/>
          <w:sz w:val="28"/>
          <w:szCs w:val="28"/>
        </w:rPr>
        <w:t>数据获取单元，用于获取</w:t>
      </w:r>
      <w:r w:rsidRPr="004B4242">
        <w:rPr>
          <w:color w:val="000000" w:themeColor="text1"/>
          <w:sz w:val="28"/>
          <w:szCs w:val="28"/>
        </w:rPr>
        <w:t>待</w:t>
      </w:r>
      <w:r w:rsidRPr="004B4242">
        <w:rPr>
          <w:rFonts w:hint="eastAsia"/>
          <w:color w:val="000000" w:themeColor="text1"/>
          <w:sz w:val="28"/>
          <w:szCs w:val="28"/>
        </w:rPr>
        <w:t>测</w:t>
      </w:r>
      <w:r w:rsidRPr="004B4242">
        <w:rPr>
          <w:color w:val="000000" w:themeColor="text1"/>
          <w:sz w:val="28"/>
          <w:szCs w:val="28"/>
        </w:rPr>
        <w:t>功能的蛋白质的数据</w:t>
      </w:r>
      <w:r w:rsidRPr="004B4242">
        <w:rPr>
          <w:rFonts w:hint="eastAsia"/>
          <w:color w:val="000000" w:themeColor="text1"/>
          <w:sz w:val="28"/>
          <w:szCs w:val="28"/>
        </w:rPr>
        <w:t>，</w:t>
      </w:r>
      <w:r w:rsidRPr="004B4242">
        <w:rPr>
          <w:color w:val="000000" w:themeColor="text1"/>
          <w:sz w:val="28"/>
          <w:szCs w:val="28"/>
        </w:rPr>
        <w:t>所述待</w:t>
      </w:r>
      <w:r w:rsidRPr="004B4242">
        <w:rPr>
          <w:rFonts w:hint="eastAsia"/>
          <w:color w:val="000000" w:themeColor="text1"/>
          <w:sz w:val="28"/>
          <w:szCs w:val="28"/>
        </w:rPr>
        <w:t>测</w:t>
      </w:r>
      <w:r w:rsidRPr="004B4242">
        <w:rPr>
          <w:color w:val="000000" w:themeColor="text1"/>
          <w:sz w:val="28"/>
          <w:szCs w:val="28"/>
        </w:rPr>
        <w:t>功能的蛋白质的数据为蛋白质序列，或所述待测功能的蛋白质的数据为蛋白质序列和蛋白质结构域文本</w:t>
      </w:r>
      <w:r w:rsidRPr="004B4242">
        <w:rPr>
          <w:rFonts w:hint="eastAsia"/>
          <w:color w:val="000000" w:themeColor="text1"/>
          <w:sz w:val="28"/>
          <w:szCs w:val="28"/>
        </w:rPr>
        <w:t>；</w:t>
      </w:r>
    </w:p>
    <w:p w14:paraId="4E60964C" w14:textId="77777777" w:rsidR="00AD0A44" w:rsidRPr="004B4242" w:rsidRDefault="00AD0A44" w:rsidP="00AD0A44">
      <w:pPr>
        <w:adjustRightInd w:val="0"/>
        <w:spacing w:line="120" w:lineRule="atLeast"/>
        <w:ind w:firstLineChars="200" w:firstLine="560"/>
        <w:rPr>
          <w:color w:val="000000" w:themeColor="text1"/>
          <w:sz w:val="28"/>
          <w:szCs w:val="28"/>
        </w:rPr>
      </w:pPr>
      <w:r w:rsidRPr="004B4242">
        <w:rPr>
          <w:color w:val="000000" w:themeColor="text1"/>
          <w:sz w:val="28"/>
          <w:szCs w:val="28"/>
        </w:rPr>
        <w:t>功能预测单元，用于将</w:t>
      </w:r>
      <w:r w:rsidRPr="004B4242">
        <w:rPr>
          <w:rFonts w:hint="eastAsia"/>
          <w:color w:val="000000" w:themeColor="text1"/>
          <w:sz w:val="28"/>
          <w:szCs w:val="28"/>
        </w:rPr>
        <w:t>获取的</w:t>
      </w:r>
      <w:r w:rsidRPr="004B4242">
        <w:rPr>
          <w:color w:val="000000" w:themeColor="text1"/>
          <w:sz w:val="28"/>
          <w:szCs w:val="28"/>
        </w:rPr>
        <w:t>待</w:t>
      </w:r>
      <w:r w:rsidRPr="004B4242">
        <w:rPr>
          <w:rFonts w:hint="eastAsia"/>
          <w:color w:val="000000" w:themeColor="text1"/>
          <w:sz w:val="28"/>
          <w:szCs w:val="28"/>
        </w:rPr>
        <w:t>测</w:t>
      </w:r>
      <w:r w:rsidRPr="004B4242">
        <w:rPr>
          <w:color w:val="000000" w:themeColor="text1"/>
          <w:sz w:val="28"/>
          <w:szCs w:val="28"/>
        </w:rPr>
        <w:t>功能的蛋白质的数据输入</w:t>
      </w:r>
      <w:r w:rsidRPr="004B4242">
        <w:rPr>
          <w:rFonts w:hint="eastAsia"/>
          <w:color w:val="000000" w:themeColor="text1"/>
          <w:sz w:val="28"/>
          <w:szCs w:val="28"/>
        </w:rPr>
        <w:t>至</w:t>
      </w:r>
      <w:r w:rsidRPr="004B4242">
        <w:rPr>
          <w:color w:val="000000" w:themeColor="text1"/>
          <w:sz w:val="28"/>
          <w:szCs w:val="28"/>
        </w:rPr>
        <w:t>采用权利要求</w:t>
      </w:r>
      <w:r w:rsidRPr="004B4242">
        <w:rPr>
          <w:color w:val="000000" w:themeColor="text1"/>
          <w:sz w:val="28"/>
          <w:szCs w:val="28"/>
        </w:rPr>
        <w:t>7</w:t>
      </w:r>
      <w:r w:rsidRPr="004B4242">
        <w:rPr>
          <w:color w:val="000000" w:themeColor="text1"/>
          <w:sz w:val="28"/>
          <w:szCs w:val="28"/>
        </w:rPr>
        <w:t>所述的训练装置训练得到的蛋白质功能预测模型</w:t>
      </w:r>
      <w:r w:rsidRPr="004B4242">
        <w:rPr>
          <w:rFonts w:hint="eastAsia"/>
          <w:color w:val="000000" w:themeColor="text1"/>
          <w:sz w:val="28"/>
          <w:szCs w:val="28"/>
        </w:rPr>
        <w:t>中</w:t>
      </w:r>
      <w:r w:rsidRPr="004B4242">
        <w:rPr>
          <w:color w:val="000000" w:themeColor="text1"/>
          <w:sz w:val="28"/>
          <w:szCs w:val="28"/>
        </w:rPr>
        <w:t>，得到蛋白质功能。</w:t>
      </w:r>
    </w:p>
    <w:p w14:paraId="6A72B36E" w14:textId="236A8894" w:rsidR="00AD0A44" w:rsidRPr="004B4242" w:rsidRDefault="00404469" w:rsidP="00AD0A44">
      <w:pPr>
        <w:adjustRightInd w:val="0"/>
        <w:spacing w:line="120" w:lineRule="atLeast"/>
        <w:ind w:firstLineChars="200" w:firstLine="560"/>
        <w:rPr>
          <w:color w:val="000000" w:themeColor="text1"/>
          <w:sz w:val="28"/>
          <w:szCs w:val="28"/>
        </w:rPr>
      </w:pPr>
      <w:r w:rsidRPr="004B4242">
        <w:rPr>
          <w:rFonts w:hint="eastAsia"/>
          <w:color w:val="000000" w:themeColor="text1"/>
          <w:sz w:val="28"/>
          <w:szCs w:val="28"/>
        </w:rPr>
        <w:t>本发明的第五方面，提供</w:t>
      </w:r>
      <w:r w:rsidR="00AD0A44" w:rsidRPr="004B4242">
        <w:rPr>
          <w:color w:val="000000" w:themeColor="text1"/>
          <w:sz w:val="28"/>
          <w:szCs w:val="28"/>
        </w:rPr>
        <w:t>一种计算机可读存储介质，其</w:t>
      </w:r>
      <w:r w:rsidRPr="004B4242">
        <w:rPr>
          <w:rFonts w:hint="eastAsia"/>
          <w:color w:val="000000" w:themeColor="text1"/>
          <w:sz w:val="28"/>
          <w:szCs w:val="28"/>
        </w:rPr>
        <w:t>中</w:t>
      </w:r>
      <w:r w:rsidR="00AD0A44" w:rsidRPr="004B4242">
        <w:rPr>
          <w:color w:val="000000" w:themeColor="text1"/>
          <w:sz w:val="28"/>
          <w:szCs w:val="28"/>
        </w:rPr>
        <w:t>，所述计算机可读存储介质存储有计算机程序，当所述计算机程序被处理器执行时，实现</w:t>
      </w:r>
      <w:r w:rsidRPr="004B4242">
        <w:rPr>
          <w:rFonts w:hint="eastAsia"/>
          <w:color w:val="000000" w:themeColor="text1"/>
          <w:sz w:val="28"/>
          <w:szCs w:val="28"/>
        </w:rPr>
        <w:t>本发明如上</w:t>
      </w:r>
      <w:r w:rsidR="00AD0A44" w:rsidRPr="004B4242">
        <w:rPr>
          <w:color w:val="000000" w:themeColor="text1"/>
          <w:sz w:val="28"/>
          <w:szCs w:val="28"/>
        </w:rPr>
        <w:t>所述的训练方法或实现</w:t>
      </w:r>
      <w:r w:rsidRPr="004B4242">
        <w:rPr>
          <w:rFonts w:hint="eastAsia"/>
          <w:color w:val="000000" w:themeColor="text1"/>
          <w:sz w:val="28"/>
          <w:szCs w:val="28"/>
        </w:rPr>
        <w:t>本发明如上</w:t>
      </w:r>
      <w:r w:rsidR="00AD0A44" w:rsidRPr="004B4242">
        <w:rPr>
          <w:color w:val="000000" w:themeColor="text1"/>
          <w:sz w:val="28"/>
          <w:szCs w:val="28"/>
        </w:rPr>
        <w:t>所述的预测方法。</w:t>
      </w:r>
    </w:p>
    <w:p w14:paraId="35C65372" w14:textId="77777777" w:rsidR="000A5A0C" w:rsidRDefault="00404469" w:rsidP="00A24F04">
      <w:pPr>
        <w:adjustRightInd w:val="0"/>
        <w:ind w:firstLineChars="200" w:firstLine="560"/>
        <w:rPr>
          <w:color w:val="000000" w:themeColor="text1"/>
          <w:sz w:val="28"/>
          <w:szCs w:val="28"/>
        </w:rPr>
      </w:pPr>
      <w:r w:rsidRPr="004B4242">
        <w:rPr>
          <w:rFonts w:hint="eastAsia"/>
          <w:color w:val="000000" w:themeColor="text1"/>
          <w:sz w:val="28"/>
          <w:szCs w:val="28"/>
        </w:rPr>
        <w:t>本发明的第六方面，提供</w:t>
      </w:r>
      <w:r w:rsidR="00AD0A44" w:rsidRPr="004B4242">
        <w:rPr>
          <w:color w:val="000000" w:themeColor="text1"/>
          <w:sz w:val="28"/>
          <w:szCs w:val="28"/>
        </w:rPr>
        <w:t>一种电子设备，其</w:t>
      </w:r>
      <w:r w:rsidRPr="004B4242">
        <w:rPr>
          <w:rFonts w:hint="eastAsia"/>
          <w:color w:val="000000" w:themeColor="text1"/>
          <w:sz w:val="28"/>
          <w:szCs w:val="28"/>
        </w:rPr>
        <w:t>中</w:t>
      </w:r>
      <w:r w:rsidR="00AD0A44" w:rsidRPr="004B4242">
        <w:rPr>
          <w:color w:val="000000" w:themeColor="text1"/>
          <w:sz w:val="28"/>
          <w:szCs w:val="28"/>
        </w:rPr>
        <w:t>，包括存储器和处理器，所述存储器上存储有可在所述处理器上运行的计算机程序，当所述计算机程序被所述处理器执行时，实现</w:t>
      </w:r>
      <w:r w:rsidRPr="004B4242">
        <w:rPr>
          <w:rFonts w:hint="eastAsia"/>
          <w:color w:val="000000" w:themeColor="text1"/>
          <w:sz w:val="28"/>
          <w:szCs w:val="28"/>
        </w:rPr>
        <w:t>本发明如上</w:t>
      </w:r>
      <w:r w:rsidR="00AD0A44" w:rsidRPr="004B4242">
        <w:rPr>
          <w:color w:val="000000" w:themeColor="text1"/>
          <w:sz w:val="28"/>
          <w:szCs w:val="28"/>
        </w:rPr>
        <w:t>所述的训练方法或实现</w:t>
      </w:r>
      <w:r w:rsidRPr="004B4242">
        <w:rPr>
          <w:rFonts w:hint="eastAsia"/>
          <w:color w:val="000000" w:themeColor="text1"/>
          <w:sz w:val="28"/>
          <w:szCs w:val="28"/>
        </w:rPr>
        <w:t>本发明如上</w:t>
      </w:r>
      <w:r w:rsidR="00AD0A44" w:rsidRPr="004B4242">
        <w:rPr>
          <w:color w:val="000000" w:themeColor="text1"/>
          <w:sz w:val="28"/>
          <w:szCs w:val="28"/>
        </w:rPr>
        <w:t>所述的预测方法。</w:t>
      </w:r>
    </w:p>
    <w:p w14:paraId="06252634" w14:textId="780D6AC7" w:rsidR="008B0CFA" w:rsidRPr="004B4242" w:rsidRDefault="00940A56" w:rsidP="00A24F04">
      <w:pPr>
        <w:adjustRightInd w:val="0"/>
        <w:ind w:firstLineChars="200" w:firstLine="560"/>
        <w:rPr>
          <w:rFonts w:ascii="宋体" w:hAnsi="宋体" w:cs="宋体"/>
          <w:bCs/>
          <w:color w:val="000000" w:themeColor="text1"/>
          <w:sz w:val="28"/>
          <w:szCs w:val="28"/>
        </w:rPr>
      </w:pPr>
      <w:r w:rsidRPr="004B4242">
        <w:rPr>
          <w:color w:val="000000" w:themeColor="text1"/>
          <w:sz w:val="28"/>
          <w:szCs w:val="28"/>
        </w:rPr>
        <w:t>有益效果：本发明</w:t>
      </w:r>
      <w:r w:rsidR="00D321EB" w:rsidRPr="004B4242">
        <w:rPr>
          <w:rFonts w:hint="eastAsia"/>
          <w:color w:val="000000" w:themeColor="text1"/>
          <w:sz w:val="28"/>
          <w:szCs w:val="28"/>
        </w:rPr>
        <w:t>充分考虑了蛋白质结构域，</w:t>
      </w:r>
      <w:r w:rsidR="006A1A7F" w:rsidRPr="004B4242">
        <w:rPr>
          <w:rFonts w:ascii="宋体" w:hAnsi="宋体" w:cs="宋体" w:hint="eastAsia"/>
          <w:color w:val="000000" w:themeColor="text1"/>
          <w:sz w:val="28"/>
          <w:szCs w:val="28"/>
        </w:rPr>
        <w:t>通过捕获蛋白质序列、蛋白质结构域文本以及</w:t>
      </w:r>
      <w:r w:rsidR="006A1A7F" w:rsidRPr="004B4242">
        <w:rPr>
          <w:color w:val="000000" w:themeColor="text1"/>
          <w:sz w:val="28"/>
          <w:szCs w:val="28"/>
        </w:rPr>
        <w:t>GO</w:t>
      </w:r>
      <w:r w:rsidR="006A1A7F" w:rsidRPr="004B4242">
        <w:rPr>
          <w:color w:val="000000" w:themeColor="text1"/>
          <w:sz w:val="28"/>
          <w:szCs w:val="28"/>
        </w:rPr>
        <w:t>功能</w:t>
      </w:r>
      <w:r w:rsidR="00ED6ABC" w:rsidRPr="004B4242">
        <w:rPr>
          <w:rFonts w:hint="eastAsia"/>
          <w:color w:val="000000" w:themeColor="text1"/>
          <w:sz w:val="28"/>
          <w:szCs w:val="28"/>
        </w:rPr>
        <w:t>标签</w:t>
      </w:r>
      <w:r w:rsidR="006A1A7F" w:rsidRPr="004B4242">
        <w:rPr>
          <w:color w:val="000000" w:themeColor="text1"/>
          <w:sz w:val="28"/>
          <w:szCs w:val="28"/>
        </w:rPr>
        <w:t>文本之间的潜在关联关系，构建蛋白质功能预测模型</w:t>
      </w:r>
      <w:r w:rsidR="00D761D4" w:rsidRPr="004B4242">
        <w:rPr>
          <w:color w:val="000000" w:themeColor="text1"/>
          <w:sz w:val="28"/>
          <w:szCs w:val="28"/>
        </w:rPr>
        <w:t>。</w:t>
      </w:r>
      <w:r w:rsidR="006A1A7F" w:rsidRPr="004B4242">
        <w:rPr>
          <w:color w:val="000000" w:themeColor="text1"/>
          <w:sz w:val="28"/>
          <w:szCs w:val="28"/>
        </w:rPr>
        <w:t>具体而言，</w:t>
      </w:r>
      <w:r w:rsidR="00D761D4" w:rsidRPr="004B4242">
        <w:rPr>
          <w:color w:val="000000" w:themeColor="text1"/>
          <w:sz w:val="28"/>
          <w:szCs w:val="28"/>
        </w:rPr>
        <w:t>本发明</w:t>
      </w:r>
      <w:r w:rsidR="001838CF" w:rsidRPr="004B4242">
        <w:rPr>
          <w:color w:val="000000" w:themeColor="text1"/>
          <w:sz w:val="28"/>
          <w:szCs w:val="28"/>
        </w:rPr>
        <w:t>在训练数据集中</w:t>
      </w:r>
      <w:r w:rsidR="001838CF" w:rsidRPr="004B4242">
        <w:rPr>
          <w:rFonts w:hint="eastAsia"/>
          <w:color w:val="000000" w:themeColor="text1"/>
          <w:sz w:val="28"/>
          <w:szCs w:val="28"/>
        </w:rPr>
        <w:t>引入</w:t>
      </w:r>
      <w:r w:rsidR="00D761D4" w:rsidRPr="004B4242">
        <w:rPr>
          <w:rFonts w:hint="eastAsia"/>
          <w:color w:val="000000" w:themeColor="text1"/>
          <w:sz w:val="28"/>
          <w:szCs w:val="28"/>
        </w:rPr>
        <w:t>已知</w:t>
      </w:r>
      <w:r w:rsidR="001838CF" w:rsidRPr="004B4242">
        <w:rPr>
          <w:color w:val="000000" w:themeColor="text1"/>
          <w:sz w:val="28"/>
          <w:szCs w:val="28"/>
        </w:rPr>
        <w:t>蛋白质的蛋白质序列、蛋白质结构</w:t>
      </w:r>
      <w:r w:rsidR="00D761D4" w:rsidRPr="004B4242">
        <w:rPr>
          <w:rFonts w:hint="eastAsia"/>
          <w:color w:val="000000" w:themeColor="text1"/>
          <w:sz w:val="28"/>
          <w:szCs w:val="28"/>
        </w:rPr>
        <w:t>域</w:t>
      </w:r>
      <w:r w:rsidR="001838CF" w:rsidRPr="004B4242">
        <w:rPr>
          <w:color w:val="000000" w:themeColor="text1"/>
          <w:sz w:val="28"/>
          <w:szCs w:val="28"/>
        </w:rPr>
        <w:t>文本和</w:t>
      </w:r>
      <w:r w:rsidR="001838CF" w:rsidRPr="004B4242">
        <w:rPr>
          <w:color w:val="000000" w:themeColor="text1"/>
          <w:sz w:val="28"/>
          <w:szCs w:val="28"/>
        </w:rPr>
        <w:t>GO</w:t>
      </w:r>
      <w:r w:rsidR="001838CF" w:rsidRPr="004B4242">
        <w:rPr>
          <w:color w:val="000000" w:themeColor="text1"/>
          <w:sz w:val="28"/>
          <w:szCs w:val="28"/>
        </w:rPr>
        <w:t>功能</w:t>
      </w:r>
      <w:r w:rsidR="00ED6ABC" w:rsidRPr="004B4242">
        <w:rPr>
          <w:rFonts w:hint="eastAsia"/>
          <w:color w:val="000000" w:themeColor="text1"/>
          <w:sz w:val="28"/>
          <w:szCs w:val="28"/>
        </w:rPr>
        <w:t>标签</w:t>
      </w:r>
      <w:r w:rsidR="001838CF" w:rsidRPr="004B4242">
        <w:rPr>
          <w:color w:val="000000" w:themeColor="text1"/>
          <w:sz w:val="28"/>
          <w:szCs w:val="28"/>
        </w:rPr>
        <w:t>描述文本</w:t>
      </w:r>
      <w:r w:rsidR="00A24F04" w:rsidRPr="004B4242">
        <w:rPr>
          <w:rFonts w:hint="eastAsia"/>
          <w:color w:val="000000" w:themeColor="text1"/>
          <w:sz w:val="28"/>
          <w:szCs w:val="28"/>
        </w:rPr>
        <w:t>三种模态数据</w:t>
      </w:r>
      <w:r w:rsidR="001838CF" w:rsidRPr="004B4242">
        <w:rPr>
          <w:rFonts w:hint="eastAsia"/>
          <w:color w:val="000000" w:themeColor="text1"/>
          <w:sz w:val="28"/>
          <w:szCs w:val="28"/>
        </w:rPr>
        <w:t>，</w:t>
      </w:r>
      <w:r w:rsidR="00D761D4" w:rsidRPr="004B4242">
        <w:rPr>
          <w:rFonts w:hint="eastAsia"/>
          <w:color w:val="000000" w:themeColor="text1"/>
          <w:sz w:val="28"/>
          <w:szCs w:val="28"/>
        </w:rPr>
        <w:t>通过</w:t>
      </w:r>
      <w:r w:rsidR="00A24F04" w:rsidRPr="004B4242">
        <w:rPr>
          <w:rFonts w:hint="eastAsia"/>
          <w:color w:val="000000" w:themeColor="text1"/>
          <w:sz w:val="28"/>
          <w:szCs w:val="28"/>
        </w:rPr>
        <w:t>获取三种模态数据的嵌入表示，</w:t>
      </w:r>
      <w:r w:rsidR="00A24F04" w:rsidRPr="004B4242">
        <w:rPr>
          <w:rFonts w:ascii="宋体" w:hAnsi="宋体" w:cs="宋体" w:hint="eastAsia"/>
          <w:bCs/>
          <w:color w:val="000000" w:themeColor="text1"/>
          <w:sz w:val="28"/>
          <w:szCs w:val="28"/>
        </w:rPr>
        <w:t>替代传统的</w:t>
      </w:r>
      <w:r w:rsidR="00A24F04" w:rsidRPr="004B4242">
        <w:rPr>
          <w:bCs/>
          <w:color w:val="000000" w:themeColor="text1"/>
          <w:sz w:val="28"/>
          <w:szCs w:val="28"/>
        </w:rPr>
        <w:t>离散标签</w:t>
      </w:r>
      <w:r w:rsidR="00A24F04" w:rsidRPr="004B4242">
        <w:rPr>
          <w:bCs/>
          <w:color w:val="000000" w:themeColor="text1"/>
          <w:sz w:val="28"/>
          <w:szCs w:val="28"/>
        </w:rPr>
        <w:t>ID</w:t>
      </w:r>
      <w:r w:rsidR="00A24F04" w:rsidRPr="004B4242">
        <w:rPr>
          <w:bCs/>
          <w:color w:val="000000" w:themeColor="text1"/>
          <w:sz w:val="28"/>
          <w:szCs w:val="28"/>
        </w:rPr>
        <w:t>，使模型能够基于语义相似度对训练数据集中未出现过的</w:t>
      </w:r>
      <w:r w:rsidR="00D761D4" w:rsidRPr="004B4242">
        <w:rPr>
          <w:bCs/>
          <w:color w:val="000000" w:themeColor="text1"/>
          <w:sz w:val="28"/>
          <w:szCs w:val="28"/>
        </w:rPr>
        <w:t>GO</w:t>
      </w:r>
      <w:r w:rsidR="00A24F04" w:rsidRPr="004B4242">
        <w:rPr>
          <w:bCs/>
          <w:color w:val="000000" w:themeColor="text1"/>
          <w:sz w:val="28"/>
          <w:szCs w:val="28"/>
        </w:rPr>
        <w:t>功能标签</w:t>
      </w:r>
      <w:r w:rsidR="00A24F04" w:rsidRPr="004B4242">
        <w:rPr>
          <w:rFonts w:ascii="宋体" w:hAnsi="宋体" w:cs="宋体" w:hint="eastAsia"/>
          <w:bCs/>
          <w:color w:val="000000" w:themeColor="text1"/>
          <w:sz w:val="28"/>
          <w:szCs w:val="28"/>
        </w:rPr>
        <w:t>进行零样本推理。然后，</w:t>
      </w:r>
      <w:r w:rsidR="006A1A7F" w:rsidRPr="004B4242">
        <w:rPr>
          <w:rFonts w:ascii="宋体" w:hAnsi="宋体" w:cs="宋体" w:hint="eastAsia"/>
          <w:bCs/>
          <w:color w:val="000000" w:themeColor="text1"/>
          <w:sz w:val="28"/>
          <w:szCs w:val="28"/>
        </w:rPr>
        <w:t>本发明将传统的分类判别任务重构为多模态语义对齐任务，</w:t>
      </w:r>
      <w:r w:rsidR="00A24F04" w:rsidRPr="004B4242">
        <w:rPr>
          <w:rFonts w:hint="eastAsia"/>
          <w:color w:val="000000" w:themeColor="text1"/>
          <w:kern w:val="0"/>
          <w:sz w:val="28"/>
          <w:szCs w:val="28"/>
        </w:rPr>
        <w:t>通过将三种异构模态对应的特征向量输入至投影网络以映射至统一</w:t>
      </w:r>
      <w:r w:rsidR="00BD051B" w:rsidRPr="004B4242">
        <w:rPr>
          <w:rFonts w:hint="eastAsia"/>
          <w:color w:val="000000" w:themeColor="text1"/>
          <w:kern w:val="0"/>
          <w:sz w:val="28"/>
          <w:szCs w:val="28"/>
        </w:rPr>
        <w:t>的</w:t>
      </w:r>
      <w:r w:rsidR="00A24F04" w:rsidRPr="004B4242">
        <w:rPr>
          <w:rFonts w:hint="eastAsia"/>
          <w:color w:val="000000" w:themeColor="text1"/>
          <w:kern w:val="0"/>
          <w:sz w:val="28"/>
          <w:szCs w:val="28"/>
        </w:rPr>
        <w:t>语义空间</w:t>
      </w:r>
      <w:r w:rsidR="00BD051B" w:rsidRPr="004B4242">
        <w:rPr>
          <w:rFonts w:hint="eastAsia"/>
          <w:color w:val="000000" w:themeColor="text1"/>
          <w:kern w:val="0"/>
          <w:sz w:val="28"/>
          <w:szCs w:val="28"/>
        </w:rPr>
        <w:t>（即统一潜在空间）</w:t>
      </w:r>
      <w:r w:rsidR="00A24F04" w:rsidRPr="004B4242">
        <w:rPr>
          <w:rFonts w:hint="eastAsia"/>
          <w:color w:val="000000" w:themeColor="text1"/>
          <w:kern w:val="0"/>
          <w:sz w:val="28"/>
          <w:szCs w:val="28"/>
        </w:rPr>
        <w:t>，建立了</w:t>
      </w:r>
      <w:r w:rsidR="00A24F04" w:rsidRPr="004B4242">
        <w:rPr>
          <w:rFonts w:ascii="宋体" w:hAnsi="宋体" w:cs="宋体" w:hint="eastAsia"/>
          <w:bCs/>
          <w:color w:val="000000" w:themeColor="text1"/>
          <w:sz w:val="28"/>
          <w:szCs w:val="28"/>
        </w:rPr>
        <w:t>生物实体与自然语言之间的高维跨模态映射，</w:t>
      </w:r>
      <w:r w:rsidR="001838CF" w:rsidRPr="004B4242">
        <w:rPr>
          <w:rFonts w:hint="eastAsia"/>
          <w:color w:val="000000" w:themeColor="text1"/>
          <w:sz w:val="28"/>
          <w:szCs w:val="28"/>
        </w:rPr>
        <w:t>构建了一个统一的多模态表征框架，</w:t>
      </w:r>
      <w:r w:rsidR="00BD051B" w:rsidRPr="004B4242">
        <w:rPr>
          <w:rFonts w:hint="eastAsia"/>
          <w:color w:val="000000" w:themeColor="text1"/>
          <w:sz w:val="28"/>
          <w:szCs w:val="28"/>
        </w:rPr>
        <w:t>即</w:t>
      </w:r>
      <w:r w:rsidR="001838CF" w:rsidRPr="004B4242">
        <w:rPr>
          <w:rFonts w:hint="eastAsia"/>
          <w:color w:val="000000" w:themeColor="text1"/>
          <w:sz w:val="28"/>
          <w:szCs w:val="28"/>
        </w:rPr>
        <w:t>将序列模态特征向量、结构域模态特征向量和</w:t>
      </w:r>
      <w:r w:rsidR="001838CF" w:rsidRPr="004B4242">
        <w:rPr>
          <w:rFonts w:hint="eastAsia"/>
          <w:color w:val="000000" w:themeColor="text1"/>
          <w:sz w:val="28"/>
          <w:szCs w:val="28"/>
        </w:rPr>
        <w:t>GO</w:t>
      </w:r>
      <w:r w:rsidR="001838CF" w:rsidRPr="004B4242">
        <w:rPr>
          <w:rFonts w:hint="eastAsia"/>
          <w:color w:val="000000" w:themeColor="text1"/>
          <w:sz w:val="28"/>
          <w:szCs w:val="28"/>
        </w:rPr>
        <w:t>功能</w:t>
      </w:r>
      <w:r w:rsidR="00ED6ABC" w:rsidRPr="004B4242">
        <w:rPr>
          <w:rFonts w:hint="eastAsia"/>
          <w:color w:val="000000" w:themeColor="text1"/>
          <w:sz w:val="28"/>
          <w:szCs w:val="28"/>
        </w:rPr>
        <w:t>标签</w:t>
      </w:r>
      <w:r w:rsidR="001838CF" w:rsidRPr="004B4242">
        <w:rPr>
          <w:rFonts w:hint="eastAsia"/>
          <w:color w:val="000000" w:themeColor="text1"/>
          <w:sz w:val="28"/>
          <w:szCs w:val="28"/>
        </w:rPr>
        <w:t>模态特征向量视为同</w:t>
      </w:r>
      <w:r w:rsidR="00A24F04" w:rsidRPr="004B4242">
        <w:rPr>
          <w:rFonts w:hint="eastAsia"/>
          <w:color w:val="000000" w:themeColor="text1"/>
          <w:sz w:val="28"/>
          <w:szCs w:val="28"/>
        </w:rPr>
        <w:t>一</w:t>
      </w:r>
      <w:r w:rsidR="001838CF" w:rsidRPr="004B4242">
        <w:rPr>
          <w:rFonts w:hint="eastAsia"/>
          <w:color w:val="000000" w:themeColor="text1"/>
          <w:sz w:val="28"/>
          <w:szCs w:val="28"/>
        </w:rPr>
        <w:t>生物学实体的互补模型表达，</w:t>
      </w:r>
      <w:r w:rsidR="00D321EB" w:rsidRPr="004B4242">
        <w:rPr>
          <w:rFonts w:hint="eastAsia"/>
          <w:color w:val="000000" w:themeColor="text1"/>
          <w:sz w:val="28"/>
          <w:szCs w:val="28"/>
        </w:rPr>
        <w:t>提升模型的性能以及在零样本场景中的泛化能力</w:t>
      </w:r>
      <w:r w:rsidRPr="004B4242">
        <w:rPr>
          <w:color w:val="000000" w:themeColor="text1"/>
          <w:kern w:val="0"/>
          <w:sz w:val="28"/>
          <w:szCs w:val="28"/>
        </w:rPr>
        <w:t>。</w:t>
      </w:r>
    </w:p>
    <w:p w14:paraId="2A7DFFCB" w14:textId="186C0E73" w:rsidR="001838CF" w:rsidRPr="004B4242" w:rsidRDefault="00BD051B">
      <w:pPr>
        <w:adjustRightInd w:val="0"/>
        <w:ind w:firstLineChars="200" w:firstLine="560"/>
        <w:rPr>
          <w:color w:val="000000" w:themeColor="text1"/>
          <w:sz w:val="28"/>
          <w:szCs w:val="28"/>
        </w:rPr>
      </w:pPr>
      <w:r w:rsidRPr="004B4242">
        <w:rPr>
          <w:rFonts w:hint="eastAsia"/>
          <w:color w:val="000000" w:themeColor="text1"/>
          <w:kern w:val="0"/>
          <w:sz w:val="28"/>
          <w:szCs w:val="28"/>
        </w:rPr>
        <w:t>进一步，本发明</w:t>
      </w:r>
      <w:r w:rsidR="001838CF" w:rsidRPr="004B4242">
        <w:rPr>
          <w:rFonts w:hint="eastAsia"/>
          <w:color w:val="000000" w:themeColor="text1"/>
          <w:kern w:val="0"/>
          <w:sz w:val="28"/>
          <w:szCs w:val="28"/>
        </w:rPr>
        <w:t>采用</w:t>
      </w:r>
      <w:bookmarkStart w:id="2" w:name="_Hlk219290998"/>
      <w:r w:rsidR="001838CF" w:rsidRPr="004B4242">
        <w:rPr>
          <w:rFonts w:ascii="宋体" w:hAnsi="宋体" w:cs="宋体"/>
          <w:color w:val="000000" w:themeColor="text1"/>
          <w:sz w:val="28"/>
          <w:szCs w:val="28"/>
        </w:rPr>
        <w:t>自适应门控融合机制</w:t>
      </w:r>
      <w:bookmarkEnd w:id="2"/>
      <w:r w:rsidR="001838CF" w:rsidRPr="004B4242">
        <w:rPr>
          <w:rFonts w:ascii="宋体" w:hAnsi="宋体" w:cs="宋体" w:hint="eastAsia"/>
          <w:color w:val="000000" w:themeColor="text1"/>
          <w:sz w:val="28"/>
          <w:szCs w:val="28"/>
        </w:rPr>
        <w:t>的</w:t>
      </w:r>
      <w:r w:rsidR="00BE3E04" w:rsidRPr="004B4242">
        <w:rPr>
          <w:color w:val="000000" w:themeColor="text1"/>
          <w:sz w:val="28"/>
          <w:szCs w:val="28"/>
        </w:rPr>
        <w:t>功能预测网络</w:t>
      </w:r>
      <w:r w:rsidR="001838CF" w:rsidRPr="004B4242">
        <w:rPr>
          <w:rFonts w:ascii="宋体" w:hAnsi="宋体" w:cs="宋体" w:hint="eastAsia"/>
          <w:color w:val="000000" w:themeColor="text1"/>
          <w:sz w:val="28"/>
          <w:szCs w:val="28"/>
        </w:rPr>
        <w:t>，</w:t>
      </w:r>
      <w:r w:rsidR="00A24F04" w:rsidRPr="004B4242">
        <w:rPr>
          <w:rFonts w:ascii="宋体" w:hAnsi="宋体" w:cs="宋体" w:hint="eastAsia"/>
          <w:bCs/>
          <w:color w:val="000000" w:themeColor="text1"/>
          <w:sz w:val="28"/>
          <w:szCs w:val="28"/>
        </w:rPr>
        <w:t>能够根据输入数据的特异</w:t>
      </w:r>
      <w:r w:rsidR="00A24F04" w:rsidRPr="004B4242">
        <w:rPr>
          <w:bCs/>
          <w:color w:val="000000" w:themeColor="text1"/>
          <w:sz w:val="28"/>
          <w:szCs w:val="28"/>
        </w:rPr>
        <w:t>性动态校准并分配各模态的权重，实现多源信息的自适应互补，即</w:t>
      </w:r>
      <w:r w:rsidR="001838CF" w:rsidRPr="004B4242">
        <w:rPr>
          <w:color w:val="000000" w:themeColor="text1"/>
          <w:sz w:val="28"/>
          <w:szCs w:val="28"/>
        </w:rPr>
        <w:t>可自</w:t>
      </w:r>
      <w:r w:rsidR="001838CF" w:rsidRPr="004B4242">
        <w:rPr>
          <w:color w:val="000000" w:themeColor="text1"/>
          <w:sz w:val="28"/>
          <w:szCs w:val="28"/>
        </w:rPr>
        <w:lastRenderedPageBreak/>
        <w:t>动调整各模态特征在特征空间的贡献度，从而实现异构模态特征的精准对齐</w:t>
      </w:r>
      <w:r w:rsidR="00D761D4" w:rsidRPr="004B4242">
        <w:rPr>
          <w:color w:val="000000" w:themeColor="text1"/>
          <w:sz w:val="28"/>
          <w:szCs w:val="28"/>
        </w:rPr>
        <w:t>，降低噪声</w:t>
      </w:r>
      <w:r w:rsidR="00E706F5" w:rsidRPr="004B4242">
        <w:rPr>
          <w:color w:val="000000" w:themeColor="text1"/>
          <w:sz w:val="28"/>
          <w:szCs w:val="28"/>
        </w:rPr>
        <w:t>，增强模型在面对不完整数据时的鲁棒性</w:t>
      </w:r>
      <w:r w:rsidR="00D761D4" w:rsidRPr="004B4242">
        <w:rPr>
          <w:color w:val="000000" w:themeColor="text1"/>
          <w:sz w:val="28"/>
          <w:szCs w:val="28"/>
        </w:rPr>
        <w:t>。</w:t>
      </w:r>
    </w:p>
    <w:p w14:paraId="5BE7F998" w14:textId="728EC376" w:rsidR="001838CF" w:rsidRPr="004B4242" w:rsidRDefault="006A1A7F">
      <w:pPr>
        <w:adjustRightInd w:val="0"/>
        <w:ind w:firstLineChars="200" w:firstLine="560"/>
        <w:rPr>
          <w:color w:val="000000" w:themeColor="text1"/>
          <w:kern w:val="0"/>
          <w:sz w:val="28"/>
          <w:szCs w:val="28"/>
        </w:rPr>
      </w:pPr>
      <w:r w:rsidRPr="004B4242">
        <w:rPr>
          <w:color w:val="000000" w:themeColor="text1"/>
          <w:sz w:val="28"/>
          <w:szCs w:val="28"/>
        </w:rPr>
        <w:t>采用本发明提供的训练方法获得的蛋白质功能预测模型具有良好的鲁棒性和零样本泛化能力，可实现对蛋白质的未知</w:t>
      </w:r>
      <w:r w:rsidRPr="004B4242">
        <w:rPr>
          <w:color w:val="000000" w:themeColor="text1"/>
          <w:sz w:val="28"/>
          <w:szCs w:val="28"/>
        </w:rPr>
        <w:t>GO</w:t>
      </w:r>
      <w:r w:rsidRPr="004B4242">
        <w:rPr>
          <w:color w:val="000000" w:themeColor="text1"/>
          <w:sz w:val="28"/>
          <w:szCs w:val="28"/>
        </w:rPr>
        <w:t>功能标签的有效预测，</w:t>
      </w:r>
      <w:r w:rsidR="00EA0991" w:rsidRPr="004B4242">
        <w:rPr>
          <w:color w:val="000000" w:themeColor="text1"/>
          <w:sz w:val="28"/>
          <w:szCs w:val="28"/>
        </w:rPr>
        <w:t>其</w:t>
      </w:r>
      <w:r w:rsidRPr="004B4242">
        <w:rPr>
          <w:color w:val="000000" w:themeColor="text1"/>
          <w:sz w:val="28"/>
          <w:szCs w:val="28"/>
        </w:rPr>
        <w:t>不依赖固定的离散标签</w:t>
      </w:r>
      <w:r w:rsidRPr="004B4242">
        <w:rPr>
          <w:color w:val="000000" w:themeColor="text1"/>
          <w:sz w:val="28"/>
          <w:szCs w:val="28"/>
        </w:rPr>
        <w:t>ID</w:t>
      </w:r>
      <w:r w:rsidRPr="004B4242">
        <w:rPr>
          <w:color w:val="000000" w:themeColor="text1"/>
          <w:sz w:val="28"/>
          <w:szCs w:val="28"/>
        </w:rPr>
        <w:t>，能够基于语义相似性对训练阶段未出现的新</w:t>
      </w:r>
      <w:r w:rsidRPr="004B4242">
        <w:rPr>
          <w:color w:val="000000" w:themeColor="text1"/>
          <w:sz w:val="28"/>
          <w:szCs w:val="28"/>
        </w:rPr>
        <w:t>GO</w:t>
      </w:r>
      <w:r w:rsidRPr="004B4242">
        <w:rPr>
          <w:color w:val="000000" w:themeColor="text1"/>
          <w:sz w:val="28"/>
          <w:szCs w:val="28"/>
        </w:rPr>
        <w:t>术语进行推断，从而显著提升对长尾类别及零样本场景下新功能标签的泛化能力，并在多模态不完整或噪声存在时保持稳定预测性能</w:t>
      </w:r>
      <w:r w:rsidR="00EA0991" w:rsidRPr="004B4242">
        <w:rPr>
          <w:color w:val="000000" w:themeColor="text1"/>
          <w:sz w:val="28"/>
          <w:szCs w:val="28"/>
        </w:rPr>
        <w:t>，</w:t>
      </w:r>
      <w:r w:rsidR="00EA0991" w:rsidRPr="004B4242">
        <w:rPr>
          <w:bCs/>
          <w:color w:val="000000" w:themeColor="text1"/>
          <w:sz w:val="28"/>
          <w:szCs w:val="28"/>
        </w:rPr>
        <w:t>解决传统方法在</w:t>
      </w:r>
      <w:r w:rsidR="00EA0991" w:rsidRPr="004B4242">
        <w:rPr>
          <w:color w:val="000000" w:themeColor="text1"/>
          <w:sz w:val="28"/>
          <w:szCs w:val="28"/>
        </w:rPr>
        <w:t>异构模态融合上的缺陷以及在</w:t>
      </w:r>
      <w:r w:rsidR="00EA0991" w:rsidRPr="004B4242">
        <w:rPr>
          <w:bCs/>
          <w:color w:val="000000" w:themeColor="text1"/>
          <w:sz w:val="28"/>
          <w:szCs w:val="28"/>
        </w:rPr>
        <w:t>零样本泛化上的局限性（对</w:t>
      </w:r>
      <w:r w:rsidR="00BE3E04" w:rsidRPr="004B4242">
        <w:rPr>
          <w:color w:val="000000" w:themeColor="text1"/>
          <w:sz w:val="28"/>
          <w:szCs w:val="28"/>
        </w:rPr>
        <w:t>未知</w:t>
      </w:r>
      <w:r w:rsidR="00EA0991" w:rsidRPr="004B4242">
        <w:rPr>
          <w:color w:val="000000" w:themeColor="text1"/>
          <w:sz w:val="28"/>
          <w:szCs w:val="28"/>
        </w:rPr>
        <w:t>GO</w:t>
      </w:r>
      <w:r w:rsidR="00EA0991" w:rsidRPr="004B4242">
        <w:rPr>
          <w:color w:val="000000" w:themeColor="text1"/>
          <w:sz w:val="28"/>
          <w:szCs w:val="28"/>
        </w:rPr>
        <w:t>功能标签预测能力不足</w:t>
      </w:r>
      <w:r w:rsidR="00EA0991" w:rsidRPr="004B4242">
        <w:rPr>
          <w:bCs/>
          <w:color w:val="000000" w:themeColor="text1"/>
          <w:sz w:val="28"/>
          <w:szCs w:val="28"/>
        </w:rPr>
        <w:t>）</w:t>
      </w:r>
      <w:r w:rsidR="00D761D4" w:rsidRPr="004B4242">
        <w:rPr>
          <w:bCs/>
          <w:color w:val="000000" w:themeColor="text1"/>
          <w:sz w:val="28"/>
          <w:szCs w:val="28"/>
        </w:rPr>
        <w:t>、</w:t>
      </w:r>
      <w:r w:rsidR="00D761D4" w:rsidRPr="004B4242">
        <w:rPr>
          <w:color w:val="000000" w:themeColor="text1"/>
          <w:sz w:val="28"/>
          <w:szCs w:val="28"/>
        </w:rPr>
        <w:t>容易引入噪声，缺乏有效的机制来过滤冗余信息并增强模型在面对不完整数据时的鲁棒性的问题</w:t>
      </w:r>
      <w:r w:rsidR="00EA0991" w:rsidRPr="004B4242">
        <w:rPr>
          <w:bCs/>
          <w:color w:val="000000" w:themeColor="text1"/>
          <w:sz w:val="28"/>
          <w:szCs w:val="28"/>
        </w:rPr>
        <w:t>。</w:t>
      </w:r>
    </w:p>
    <w:p w14:paraId="5A374818" w14:textId="77777777" w:rsidR="008B0CFA" w:rsidRPr="004B4242" w:rsidRDefault="00940A56">
      <w:pPr>
        <w:adjustRightInd w:val="0"/>
        <w:jc w:val="left"/>
        <w:rPr>
          <w:b/>
          <w:color w:val="000000" w:themeColor="text1"/>
          <w:sz w:val="28"/>
          <w:szCs w:val="28"/>
        </w:rPr>
      </w:pPr>
      <w:r w:rsidRPr="004B4242">
        <w:rPr>
          <w:b/>
          <w:color w:val="000000" w:themeColor="text1"/>
          <w:sz w:val="28"/>
          <w:szCs w:val="28"/>
        </w:rPr>
        <w:t>附图说明</w:t>
      </w:r>
    </w:p>
    <w:p w14:paraId="15D5AB32" w14:textId="7FFDE483" w:rsidR="008B0CFA" w:rsidRPr="004B4242" w:rsidRDefault="00940A56">
      <w:pPr>
        <w:adjustRightInd w:val="0"/>
        <w:ind w:firstLineChars="200" w:firstLine="560"/>
        <w:rPr>
          <w:color w:val="000000" w:themeColor="text1"/>
          <w:sz w:val="28"/>
          <w:szCs w:val="28"/>
        </w:rPr>
      </w:pPr>
      <w:r w:rsidRPr="004B4242">
        <w:rPr>
          <w:color w:val="000000" w:themeColor="text1"/>
          <w:sz w:val="28"/>
          <w:szCs w:val="28"/>
        </w:rPr>
        <w:t>图</w:t>
      </w:r>
      <w:r w:rsidRPr="004B4242">
        <w:rPr>
          <w:color w:val="000000" w:themeColor="text1"/>
          <w:sz w:val="28"/>
          <w:szCs w:val="28"/>
        </w:rPr>
        <w:t>1</w:t>
      </w:r>
      <w:r w:rsidRPr="004B4242">
        <w:rPr>
          <w:color w:val="000000" w:themeColor="text1"/>
          <w:sz w:val="28"/>
          <w:szCs w:val="28"/>
        </w:rPr>
        <w:t>为</w:t>
      </w:r>
      <w:r w:rsidR="00EA0991" w:rsidRPr="004B4242">
        <w:rPr>
          <w:rFonts w:hint="eastAsia"/>
          <w:color w:val="000000" w:themeColor="text1"/>
          <w:sz w:val="28"/>
          <w:szCs w:val="28"/>
        </w:rPr>
        <w:t>本发明</w:t>
      </w:r>
      <w:r w:rsidR="00683145" w:rsidRPr="004B4242">
        <w:rPr>
          <w:rFonts w:hint="eastAsia"/>
          <w:color w:val="000000" w:themeColor="text1"/>
          <w:sz w:val="28"/>
          <w:szCs w:val="28"/>
        </w:rPr>
        <w:t>一</w:t>
      </w:r>
      <w:r w:rsidR="00EA0991" w:rsidRPr="004B4242">
        <w:rPr>
          <w:rFonts w:hint="eastAsia"/>
          <w:color w:val="000000" w:themeColor="text1"/>
          <w:sz w:val="28"/>
          <w:szCs w:val="28"/>
        </w:rPr>
        <w:t>实施例中蛋白质功能预测模型的训练方法的流程示意图。</w:t>
      </w:r>
    </w:p>
    <w:p w14:paraId="411554E9" w14:textId="47EC4F6B" w:rsidR="008B0CFA" w:rsidRPr="004B4242" w:rsidRDefault="00940A56">
      <w:pPr>
        <w:adjustRightInd w:val="0"/>
        <w:ind w:firstLineChars="200" w:firstLine="560"/>
        <w:rPr>
          <w:color w:val="000000" w:themeColor="text1"/>
          <w:sz w:val="28"/>
          <w:szCs w:val="28"/>
        </w:rPr>
      </w:pPr>
      <w:r w:rsidRPr="004B4242">
        <w:rPr>
          <w:color w:val="000000" w:themeColor="text1"/>
          <w:sz w:val="28"/>
          <w:szCs w:val="28"/>
        </w:rPr>
        <w:t>图</w:t>
      </w:r>
      <w:r w:rsidRPr="004B4242">
        <w:rPr>
          <w:color w:val="000000" w:themeColor="text1"/>
          <w:sz w:val="28"/>
          <w:szCs w:val="28"/>
        </w:rPr>
        <w:t>2</w:t>
      </w:r>
      <w:r w:rsidRPr="004B4242">
        <w:rPr>
          <w:color w:val="000000" w:themeColor="text1"/>
          <w:sz w:val="28"/>
          <w:szCs w:val="28"/>
        </w:rPr>
        <w:t>为</w:t>
      </w:r>
      <w:r w:rsidR="00683145" w:rsidRPr="004B4242">
        <w:rPr>
          <w:rFonts w:hint="eastAsia"/>
          <w:color w:val="000000" w:themeColor="text1"/>
          <w:sz w:val="28"/>
          <w:szCs w:val="28"/>
        </w:rPr>
        <w:t>本发明实施例中蛋白质功能预测的流程示意图。</w:t>
      </w:r>
    </w:p>
    <w:p w14:paraId="6A674DE0" w14:textId="4A3464EF" w:rsidR="008B0CFA" w:rsidRPr="004B4242" w:rsidRDefault="00940A56">
      <w:pPr>
        <w:adjustRightInd w:val="0"/>
        <w:ind w:firstLineChars="200" w:firstLine="560"/>
        <w:rPr>
          <w:color w:val="000000" w:themeColor="text1"/>
          <w:sz w:val="28"/>
          <w:szCs w:val="28"/>
        </w:rPr>
      </w:pPr>
      <w:r w:rsidRPr="004B4242">
        <w:rPr>
          <w:color w:val="000000" w:themeColor="text1"/>
          <w:sz w:val="28"/>
          <w:szCs w:val="28"/>
        </w:rPr>
        <w:t>图</w:t>
      </w:r>
      <w:r w:rsidRPr="004B4242">
        <w:rPr>
          <w:color w:val="000000" w:themeColor="text1"/>
          <w:sz w:val="28"/>
          <w:szCs w:val="28"/>
        </w:rPr>
        <w:t>3</w:t>
      </w:r>
      <w:r w:rsidRPr="004B4242">
        <w:rPr>
          <w:color w:val="000000" w:themeColor="text1"/>
          <w:sz w:val="28"/>
          <w:szCs w:val="28"/>
        </w:rPr>
        <w:t>为</w:t>
      </w:r>
      <w:r w:rsidR="00683145" w:rsidRPr="004B4242">
        <w:rPr>
          <w:rFonts w:hint="eastAsia"/>
          <w:color w:val="000000" w:themeColor="text1"/>
          <w:sz w:val="28"/>
          <w:szCs w:val="28"/>
        </w:rPr>
        <w:t>本发明另一实施例中蛋白质功能预测模型的训练方法的流程示意图。</w:t>
      </w:r>
    </w:p>
    <w:p w14:paraId="18238569" w14:textId="41E4B93C" w:rsidR="008B0CFA" w:rsidRPr="004B4242" w:rsidRDefault="00940A56">
      <w:pPr>
        <w:adjustRightInd w:val="0"/>
        <w:ind w:firstLineChars="200" w:firstLine="560"/>
        <w:rPr>
          <w:color w:val="000000" w:themeColor="text1"/>
          <w:sz w:val="28"/>
          <w:szCs w:val="28"/>
        </w:rPr>
      </w:pPr>
      <w:r w:rsidRPr="004B4242">
        <w:rPr>
          <w:color w:val="000000" w:themeColor="text1"/>
          <w:sz w:val="28"/>
          <w:szCs w:val="28"/>
        </w:rPr>
        <w:t>图</w:t>
      </w:r>
      <w:r w:rsidRPr="004B4242">
        <w:rPr>
          <w:color w:val="000000" w:themeColor="text1"/>
          <w:sz w:val="28"/>
          <w:szCs w:val="28"/>
        </w:rPr>
        <w:t>4</w:t>
      </w:r>
      <w:r w:rsidRPr="004B4242">
        <w:rPr>
          <w:color w:val="000000" w:themeColor="text1"/>
          <w:sz w:val="28"/>
          <w:szCs w:val="28"/>
        </w:rPr>
        <w:t>为</w:t>
      </w:r>
      <w:r w:rsidR="00683145" w:rsidRPr="004B4242">
        <w:rPr>
          <w:rFonts w:hint="eastAsia"/>
          <w:color w:val="000000" w:themeColor="text1"/>
          <w:sz w:val="28"/>
          <w:szCs w:val="28"/>
        </w:rPr>
        <w:t>本发明实施例中</w:t>
      </w:r>
      <w:r w:rsidR="00683145" w:rsidRPr="004B4242">
        <w:rPr>
          <w:color w:val="000000" w:themeColor="text1"/>
          <w:sz w:val="28"/>
          <w:szCs w:val="28"/>
        </w:rPr>
        <w:t>蛋白质</w:t>
      </w:r>
      <w:r w:rsidR="00683145" w:rsidRPr="004B4242">
        <w:rPr>
          <w:rFonts w:hint="eastAsia"/>
          <w:color w:val="000000" w:themeColor="text1"/>
          <w:sz w:val="28"/>
          <w:szCs w:val="28"/>
        </w:rPr>
        <w:t>功能预测模型的训练装置的结构图。</w:t>
      </w:r>
    </w:p>
    <w:p w14:paraId="25C1CA5D" w14:textId="79F14A56" w:rsidR="008B0CFA" w:rsidRPr="004B4242" w:rsidRDefault="00940A56">
      <w:pPr>
        <w:adjustRightInd w:val="0"/>
        <w:ind w:firstLineChars="200" w:firstLine="560"/>
        <w:rPr>
          <w:color w:val="000000" w:themeColor="text1"/>
          <w:sz w:val="28"/>
          <w:szCs w:val="28"/>
        </w:rPr>
      </w:pPr>
      <w:r w:rsidRPr="004B4242">
        <w:rPr>
          <w:color w:val="000000" w:themeColor="text1"/>
          <w:sz w:val="28"/>
          <w:szCs w:val="28"/>
        </w:rPr>
        <w:t>图</w:t>
      </w:r>
      <w:r w:rsidRPr="004B4242">
        <w:rPr>
          <w:color w:val="000000" w:themeColor="text1"/>
          <w:sz w:val="28"/>
          <w:szCs w:val="28"/>
        </w:rPr>
        <w:t>5</w:t>
      </w:r>
      <w:r w:rsidRPr="004B4242">
        <w:rPr>
          <w:color w:val="000000" w:themeColor="text1"/>
          <w:sz w:val="28"/>
          <w:szCs w:val="28"/>
        </w:rPr>
        <w:t>为</w:t>
      </w:r>
      <w:r w:rsidR="00683145" w:rsidRPr="004B4242">
        <w:rPr>
          <w:rFonts w:hint="eastAsia"/>
          <w:color w:val="000000" w:themeColor="text1"/>
          <w:sz w:val="28"/>
          <w:szCs w:val="28"/>
        </w:rPr>
        <w:t>本发明实施例中</w:t>
      </w:r>
      <w:r w:rsidR="00683145" w:rsidRPr="004B4242">
        <w:rPr>
          <w:color w:val="000000" w:themeColor="text1"/>
          <w:sz w:val="28"/>
          <w:szCs w:val="28"/>
        </w:rPr>
        <w:t>蛋白质</w:t>
      </w:r>
      <w:r w:rsidR="00683145" w:rsidRPr="004B4242">
        <w:rPr>
          <w:rFonts w:hint="eastAsia"/>
          <w:color w:val="000000" w:themeColor="text1"/>
          <w:sz w:val="28"/>
          <w:szCs w:val="28"/>
        </w:rPr>
        <w:t>功能的预测装置的结构图。</w:t>
      </w:r>
    </w:p>
    <w:p w14:paraId="167D14A0" w14:textId="1F8A06E4" w:rsidR="008B0CFA" w:rsidRPr="004B4242" w:rsidRDefault="00940A56">
      <w:pPr>
        <w:adjustRightInd w:val="0"/>
        <w:ind w:firstLineChars="200" w:firstLine="560"/>
        <w:rPr>
          <w:color w:val="000000" w:themeColor="text1"/>
          <w:sz w:val="28"/>
          <w:szCs w:val="28"/>
        </w:rPr>
      </w:pPr>
      <w:r w:rsidRPr="004B4242">
        <w:rPr>
          <w:color w:val="000000" w:themeColor="text1"/>
          <w:sz w:val="28"/>
          <w:szCs w:val="28"/>
        </w:rPr>
        <w:t>图</w:t>
      </w:r>
      <w:r w:rsidRPr="004B4242">
        <w:rPr>
          <w:color w:val="000000" w:themeColor="text1"/>
          <w:sz w:val="28"/>
          <w:szCs w:val="28"/>
        </w:rPr>
        <w:t>6</w:t>
      </w:r>
      <w:r w:rsidRPr="004B4242">
        <w:rPr>
          <w:color w:val="000000" w:themeColor="text1"/>
          <w:sz w:val="28"/>
          <w:szCs w:val="28"/>
        </w:rPr>
        <w:t>为</w:t>
      </w:r>
      <w:r w:rsidR="00683145" w:rsidRPr="004B4242">
        <w:rPr>
          <w:rFonts w:hint="eastAsia"/>
          <w:color w:val="000000" w:themeColor="text1"/>
          <w:sz w:val="28"/>
          <w:szCs w:val="28"/>
        </w:rPr>
        <w:t>本发明实施例中电子设备的结构图。</w:t>
      </w:r>
    </w:p>
    <w:p w14:paraId="578CF280" w14:textId="77777777" w:rsidR="008B0CFA" w:rsidRPr="004B4242" w:rsidRDefault="00940A56">
      <w:pPr>
        <w:widowControl/>
        <w:tabs>
          <w:tab w:val="left" w:pos="720"/>
        </w:tabs>
        <w:jc w:val="left"/>
        <w:rPr>
          <w:b/>
          <w:color w:val="000000" w:themeColor="text1"/>
          <w:sz w:val="28"/>
          <w:szCs w:val="28"/>
        </w:rPr>
      </w:pPr>
      <w:r w:rsidRPr="004B4242">
        <w:rPr>
          <w:b/>
          <w:color w:val="000000" w:themeColor="text1"/>
          <w:sz w:val="28"/>
          <w:szCs w:val="28"/>
        </w:rPr>
        <w:t>具体实施方式</w:t>
      </w:r>
    </w:p>
    <w:p w14:paraId="553FF110" w14:textId="0DC50887" w:rsidR="008B0CFA" w:rsidRPr="004B4242" w:rsidRDefault="00940A56">
      <w:pPr>
        <w:ind w:firstLineChars="200" w:firstLine="560"/>
        <w:rPr>
          <w:color w:val="000000" w:themeColor="text1"/>
          <w:sz w:val="28"/>
          <w:szCs w:val="28"/>
        </w:rPr>
      </w:pPr>
      <w:r w:rsidRPr="004B4242">
        <w:rPr>
          <w:color w:val="000000" w:themeColor="text1"/>
          <w:sz w:val="28"/>
          <w:szCs w:val="28"/>
        </w:rPr>
        <w:t>本发明提供</w:t>
      </w:r>
      <w:r w:rsidR="00EA0991" w:rsidRPr="004B4242">
        <w:rPr>
          <w:color w:val="000000" w:themeColor="text1"/>
          <w:sz w:val="28"/>
          <w:szCs w:val="28"/>
        </w:rPr>
        <w:t>蛋白质功能预测方法、模型训练方法、装置、设备及介质</w:t>
      </w:r>
      <w:r w:rsidRPr="004B4242">
        <w:rPr>
          <w:color w:val="000000" w:themeColor="text1"/>
          <w:sz w:val="28"/>
          <w:szCs w:val="28"/>
        </w:rPr>
        <w:t>，为使本发明的目的、技术方案及效果更加清楚、明确，以下对本发明进一步详细说明。应当理解，此处所描述的具体实施例仅用以解释本发明，并不用于限定本发明。</w:t>
      </w:r>
    </w:p>
    <w:p w14:paraId="110FE77B" w14:textId="2C764E13" w:rsidR="008B0CFA" w:rsidRPr="004B4242" w:rsidRDefault="00940A56">
      <w:pPr>
        <w:ind w:firstLineChars="200" w:firstLine="560"/>
        <w:rPr>
          <w:color w:val="000000" w:themeColor="text1"/>
          <w:sz w:val="28"/>
          <w:szCs w:val="28"/>
        </w:rPr>
      </w:pPr>
      <w:r w:rsidRPr="004B4242">
        <w:rPr>
          <w:color w:val="000000" w:themeColor="text1"/>
          <w:sz w:val="28"/>
          <w:szCs w:val="28"/>
        </w:rPr>
        <w:t>除非另有定义，本文所使用的所有的技术术语和科学术语与属于本发明的技术领域的技术人员通常理解的含义相同。在本发明的说明书中所使用的术语只是为了描述具体的实施方式的目的，不是旨在于限制本发明。</w:t>
      </w:r>
    </w:p>
    <w:p w14:paraId="519DFB1B" w14:textId="3AE78710" w:rsidR="00EA0991" w:rsidRPr="004B4242" w:rsidRDefault="00EA0991" w:rsidP="006F4A6D">
      <w:pPr>
        <w:ind w:firstLineChars="200" w:firstLine="560"/>
        <w:rPr>
          <w:color w:val="000000" w:themeColor="text1"/>
          <w:sz w:val="28"/>
          <w:szCs w:val="28"/>
        </w:rPr>
      </w:pPr>
      <w:r w:rsidRPr="004B4242">
        <w:rPr>
          <w:color w:val="000000" w:themeColor="text1"/>
          <w:sz w:val="28"/>
          <w:szCs w:val="28"/>
        </w:rPr>
        <w:t>如本文所使用的，术语</w:t>
      </w:r>
      <w:r w:rsidRPr="004B4242">
        <w:rPr>
          <w:rFonts w:hint="eastAsia"/>
          <w:color w:val="000000" w:themeColor="text1"/>
          <w:sz w:val="28"/>
          <w:szCs w:val="28"/>
        </w:rPr>
        <w:t>“</w:t>
      </w:r>
      <w:r w:rsidRPr="004B4242">
        <w:rPr>
          <w:color w:val="000000" w:themeColor="text1"/>
          <w:sz w:val="28"/>
          <w:szCs w:val="28"/>
        </w:rPr>
        <w:t>包括</w:t>
      </w:r>
      <w:r w:rsidRPr="004B4242">
        <w:rPr>
          <w:rFonts w:hint="eastAsia"/>
          <w:color w:val="000000" w:themeColor="text1"/>
          <w:sz w:val="28"/>
          <w:szCs w:val="28"/>
        </w:rPr>
        <w:t>”</w:t>
      </w:r>
      <w:r w:rsidRPr="004B4242">
        <w:rPr>
          <w:color w:val="000000" w:themeColor="text1"/>
          <w:sz w:val="28"/>
          <w:szCs w:val="28"/>
        </w:rPr>
        <w:t>及其变体要被解读为意味着</w:t>
      </w:r>
      <w:r w:rsidRPr="004B4242">
        <w:rPr>
          <w:rFonts w:hint="eastAsia"/>
          <w:color w:val="000000" w:themeColor="text1"/>
          <w:sz w:val="28"/>
          <w:szCs w:val="28"/>
        </w:rPr>
        <w:t>“</w:t>
      </w:r>
      <w:r w:rsidRPr="004B4242">
        <w:rPr>
          <w:color w:val="000000" w:themeColor="text1"/>
          <w:sz w:val="28"/>
          <w:szCs w:val="28"/>
        </w:rPr>
        <w:t>包括但不限于</w:t>
      </w:r>
      <w:r w:rsidRPr="004B4242">
        <w:rPr>
          <w:rFonts w:hint="eastAsia"/>
          <w:color w:val="000000" w:themeColor="text1"/>
          <w:sz w:val="28"/>
          <w:szCs w:val="28"/>
        </w:rPr>
        <w:t>”</w:t>
      </w:r>
      <w:r w:rsidRPr="004B4242">
        <w:rPr>
          <w:color w:val="000000" w:themeColor="text1"/>
          <w:sz w:val="28"/>
          <w:szCs w:val="28"/>
        </w:rPr>
        <w:t>的开放式术语。术语</w:t>
      </w:r>
      <w:r w:rsidRPr="004B4242">
        <w:rPr>
          <w:rFonts w:hint="eastAsia"/>
          <w:color w:val="000000" w:themeColor="text1"/>
          <w:sz w:val="28"/>
          <w:szCs w:val="28"/>
        </w:rPr>
        <w:t>“</w:t>
      </w:r>
      <w:r w:rsidRPr="004B4242">
        <w:rPr>
          <w:color w:val="000000" w:themeColor="text1"/>
          <w:sz w:val="28"/>
          <w:szCs w:val="28"/>
        </w:rPr>
        <w:t>基于</w:t>
      </w:r>
      <w:r w:rsidRPr="004B4242">
        <w:rPr>
          <w:rFonts w:hint="eastAsia"/>
          <w:color w:val="000000" w:themeColor="text1"/>
          <w:sz w:val="28"/>
          <w:szCs w:val="28"/>
        </w:rPr>
        <w:t>”</w:t>
      </w:r>
      <w:r w:rsidRPr="004B4242">
        <w:rPr>
          <w:color w:val="000000" w:themeColor="text1"/>
          <w:sz w:val="28"/>
          <w:szCs w:val="28"/>
        </w:rPr>
        <w:t>要被解读为</w:t>
      </w:r>
      <w:r w:rsidRPr="004B4242">
        <w:rPr>
          <w:rFonts w:hint="eastAsia"/>
          <w:color w:val="000000" w:themeColor="text1"/>
          <w:sz w:val="28"/>
          <w:szCs w:val="28"/>
        </w:rPr>
        <w:t>“</w:t>
      </w:r>
      <w:r w:rsidRPr="004B4242">
        <w:rPr>
          <w:color w:val="000000" w:themeColor="text1"/>
          <w:sz w:val="28"/>
          <w:szCs w:val="28"/>
        </w:rPr>
        <w:t>至少部分地基于</w:t>
      </w:r>
      <w:r w:rsidRPr="004B4242">
        <w:rPr>
          <w:rFonts w:hint="eastAsia"/>
          <w:color w:val="000000" w:themeColor="text1"/>
          <w:sz w:val="28"/>
          <w:szCs w:val="28"/>
        </w:rPr>
        <w:t>”</w:t>
      </w:r>
      <w:r w:rsidRPr="004B4242">
        <w:rPr>
          <w:color w:val="000000" w:themeColor="text1"/>
          <w:sz w:val="28"/>
          <w:szCs w:val="28"/>
        </w:rPr>
        <w:t>。术语</w:t>
      </w:r>
      <w:r w:rsidRPr="004B4242">
        <w:rPr>
          <w:rFonts w:hint="eastAsia"/>
          <w:color w:val="000000" w:themeColor="text1"/>
          <w:sz w:val="28"/>
          <w:szCs w:val="28"/>
        </w:rPr>
        <w:t>“</w:t>
      </w:r>
      <w:r w:rsidRPr="004B4242">
        <w:rPr>
          <w:color w:val="000000" w:themeColor="text1"/>
          <w:sz w:val="28"/>
          <w:szCs w:val="28"/>
        </w:rPr>
        <w:t>第一</w:t>
      </w:r>
      <w:r w:rsidRPr="004B4242">
        <w:rPr>
          <w:rFonts w:hint="eastAsia"/>
          <w:color w:val="000000" w:themeColor="text1"/>
          <w:sz w:val="28"/>
          <w:szCs w:val="28"/>
        </w:rPr>
        <w:t>”</w:t>
      </w:r>
      <w:r w:rsidRPr="004B4242">
        <w:rPr>
          <w:color w:val="000000" w:themeColor="text1"/>
          <w:sz w:val="28"/>
          <w:szCs w:val="28"/>
        </w:rPr>
        <w:t>、</w:t>
      </w:r>
      <w:r w:rsidRPr="004B4242">
        <w:rPr>
          <w:rFonts w:hint="eastAsia"/>
          <w:color w:val="000000" w:themeColor="text1"/>
          <w:sz w:val="28"/>
          <w:szCs w:val="28"/>
        </w:rPr>
        <w:t>“</w:t>
      </w:r>
      <w:r w:rsidRPr="004B4242">
        <w:rPr>
          <w:color w:val="000000" w:themeColor="text1"/>
          <w:sz w:val="28"/>
          <w:szCs w:val="28"/>
        </w:rPr>
        <w:t>第</w:t>
      </w:r>
      <w:r w:rsidRPr="004B4242">
        <w:rPr>
          <w:color w:val="000000" w:themeColor="text1"/>
          <w:sz w:val="28"/>
          <w:szCs w:val="28"/>
        </w:rPr>
        <w:lastRenderedPageBreak/>
        <w:t>二</w:t>
      </w:r>
      <w:r w:rsidRPr="004B4242">
        <w:rPr>
          <w:rFonts w:hint="eastAsia"/>
          <w:color w:val="000000" w:themeColor="text1"/>
          <w:sz w:val="28"/>
          <w:szCs w:val="28"/>
        </w:rPr>
        <w:t>”</w:t>
      </w:r>
      <w:r w:rsidRPr="004B4242">
        <w:rPr>
          <w:color w:val="000000" w:themeColor="text1"/>
          <w:sz w:val="28"/>
          <w:szCs w:val="28"/>
        </w:rPr>
        <w:t>等等可以指代不同的或相同的对象。本文所使用的，</w:t>
      </w:r>
      <w:r w:rsidRPr="004B4242">
        <w:rPr>
          <w:rFonts w:hint="eastAsia"/>
          <w:color w:val="000000" w:themeColor="text1"/>
          <w:sz w:val="28"/>
          <w:szCs w:val="28"/>
        </w:rPr>
        <w:t>“</w:t>
      </w:r>
      <w:r w:rsidRPr="004B4242">
        <w:rPr>
          <w:color w:val="000000" w:themeColor="text1"/>
          <w:sz w:val="28"/>
          <w:szCs w:val="28"/>
        </w:rPr>
        <w:t>网络或神经网络</w:t>
      </w:r>
      <w:r w:rsidRPr="004B4242">
        <w:rPr>
          <w:rFonts w:hint="eastAsia"/>
          <w:color w:val="000000" w:themeColor="text1"/>
          <w:sz w:val="28"/>
          <w:szCs w:val="28"/>
        </w:rPr>
        <w:t>”</w:t>
      </w:r>
      <w:r w:rsidRPr="004B4242">
        <w:rPr>
          <w:color w:val="000000" w:themeColor="text1"/>
          <w:sz w:val="28"/>
          <w:szCs w:val="28"/>
        </w:rPr>
        <w:t>能够处理输入并且提供相应输出。</w:t>
      </w:r>
    </w:p>
    <w:p w14:paraId="734C2ADB" w14:textId="6746DDE1" w:rsidR="00506C72" w:rsidRPr="004B4242" w:rsidRDefault="00940A56" w:rsidP="00310122">
      <w:pPr>
        <w:ind w:firstLineChars="200" w:firstLine="560"/>
        <w:rPr>
          <w:color w:val="000000" w:themeColor="text1"/>
          <w:sz w:val="28"/>
          <w:szCs w:val="28"/>
        </w:rPr>
      </w:pPr>
      <w:r w:rsidRPr="004B4242">
        <w:rPr>
          <w:color w:val="000000" w:themeColor="text1"/>
          <w:sz w:val="28"/>
          <w:szCs w:val="28"/>
        </w:rPr>
        <w:t>本发明实施例提供</w:t>
      </w:r>
      <w:r w:rsidR="00506C72" w:rsidRPr="004B4242">
        <w:rPr>
          <w:color w:val="000000" w:themeColor="text1"/>
          <w:sz w:val="28"/>
          <w:szCs w:val="28"/>
        </w:rPr>
        <w:t>一种蛋白质功能预测模型的训练方法，其</w:t>
      </w:r>
      <w:r w:rsidR="00506C72" w:rsidRPr="004B4242">
        <w:rPr>
          <w:rFonts w:hint="eastAsia"/>
          <w:color w:val="000000" w:themeColor="text1"/>
          <w:sz w:val="28"/>
          <w:szCs w:val="28"/>
        </w:rPr>
        <w:t>中，所述蛋白质功能预测模型包括三个结构相同的投影网络和具有自适应门控融合机制的</w:t>
      </w:r>
      <w:r w:rsidR="00BE3E04" w:rsidRPr="004B4242">
        <w:rPr>
          <w:rFonts w:hint="eastAsia"/>
          <w:color w:val="000000" w:themeColor="text1"/>
          <w:sz w:val="28"/>
          <w:szCs w:val="28"/>
        </w:rPr>
        <w:t>功能预测网络</w:t>
      </w:r>
      <w:r w:rsidR="00506C72" w:rsidRPr="004B4242">
        <w:rPr>
          <w:rFonts w:hint="eastAsia"/>
          <w:color w:val="000000" w:themeColor="text1"/>
          <w:sz w:val="28"/>
          <w:szCs w:val="28"/>
        </w:rPr>
        <w:t>，</w:t>
      </w:r>
      <w:r w:rsidR="00A562B8" w:rsidRPr="004B4242">
        <w:rPr>
          <w:rFonts w:hint="eastAsia"/>
          <w:color w:val="000000" w:themeColor="text1"/>
          <w:sz w:val="28"/>
          <w:szCs w:val="28"/>
        </w:rPr>
        <w:t>如图</w:t>
      </w:r>
      <w:r w:rsidR="00A562B8" w:rsidRPr="004B4242">
        <w:rPr>
          <w:rFonts w:hint="eastAsia"/>
          <w:color w:val="000000" w:themeColor="text1"/>
          <w:sz w:val="28"/>
          <w:szCs w:val="28"/>
        </w:rPr>
        <w:t>1</w:t>
      </w:r>
      <w:r w:rsidR="00BD7FBD" w:rsidRPr="004B4242">
        <w:rPr>
          <w:rFonts w:hint="eastAsia"/>
          <w:color w:val="000000" w:themeColor="text1"/>
          <w:sz w:val="28"/>
          <w:szCs w:val="28"/>
        </w:rPr>
        <w:t>和图</w:t>
      </w:r>
      <w:r w:rsidR="00BD7FBD" w:rsidRPr="004B4242">
        <w:rPr>
          <w:rFonts w:hint="eastAsia"/>
          <w:color w:val="000000" w:themeColor="text1"/>
          <w:sz w:val="28"/>
          <w:szCs w:val="28"/>
        </w:rPr>
        <w:t>2</w:t>
      </w:r>
      <w:r w:rsidR="00A562B8" w:rsidRPr="004B4242">
        <w:rPr>
          <w:rFonts w:hint="eastAsia"/>
          <w:color w:val="000000" w:themeColor="text1"/>
          <w:sz w:val="28"/>
          <w:szCs w:val="28"/>
        </w:rPr>
        <w:t>所示</w:t>
      </w:r>
      <w:r w:rsidR="00A562B8" w:rsidRPr="004B4242">
        <w:rPr>
          <w:color w:val="000000" w:themeColor="text1"/>
          <w:sz w:val="28"/>
          <w:szCs w:val="28"/>
        </w:rPr>
        <w:t>，</w:t>
      </w:r>
      <w:r w:rsidR="00506C72" w:rsidRPr="004B4242">
        <w:rPr>
          <w:rFonts w:hint="eastAsia"/>
          <w:color w:val="000000" w:themeColor="text1"/>
          <w:sz w:val="28"/>
          <w:szCs w:val="28"/>
        </w:rPr>
        <w:t>所述蛋白质功能预测模型的训练方法</w:t>
      </w:r>
      <w:r w:rsidR="00506C72" w:rsidRPr="004B4242">
        <w:rPr>
          <w:color w:val="000000" w:themeColor="text1"/>
          <w:sz w:val="28"/>
          <w:szCs w:val="28"/>
        </w:rPr>
        <w:t>包括如下步骤：</w:t>
      </w:r>
    </w:p>
    <w:p w14:paraId="4C151B7A" w14:textId="3FB79A50" w:rsidR="00506C72" w:rsidRPr="004B4242" w:rsidRDefault="00A562B8" w:rsidP="001A0624">
      <w:pPr>
        <w:ind w:firstLine="576"/>
        <w:rPr>
          <w:color w:val="000000" w:themeColor="text1"/>
          <w:sz w:val="28"/>
          <w:szCs w:val="28"/>
        </w:rPr>
      </w:pPr>
      <w:r w:rsidRPr="004B4242">
        <w:rPr>
          <w:rFonts w:hint="eastAsia"/>
          <w:color w:val="000000" w:themeColor="text1"/>
          <w:sz w:val="28"/>
          <w:szCs w:val="28"/>
        </w:rPr>
        <w:t>S</w:t>
      </w:r>
      <w:r w:rsidRPr="004B4242">
        <w:rPr>
          <w:color w:val="000000" w:themeColor="text1"/>
          <w:sz w:val="28"/>
          <w:szCs w:val="28"/>
        </w:rPr>
        <w:t>1</w:t>
      </w:r>
      <w:r w:rsidRPr="004B4242">
        <w:rPr>
          <w:rFonts w:hint="eastAsia"/>
          <w:color w:val="000000" w:themeColor="text1"/>
          <w:sz w:val="28"/>
          <w:szCs w:val="28"/>
        </w:rPr>
        <w:t>、</w:t>
      </w:r>
      <w:r w:rsidR="00506C72" w:rsidRPr="004B4242">
        <w:rPr>
          <w:color w:val="000000" w:themeColor="text1"/>
          <w:sz w:val="28"/>
          <w:szCs w:val="28"/>
        </w:rPr>
        <w:t>获取训练数据集，所述训练数据集包括已知蛋白质的蛋白质序列、蛋白质结构</w:t>
      </w:r>
      <w:r w:rsidR="00BE4066">
        <w:rPr>
          <w:rFonts w:hint="eastAsia"/>
          <w:color w:val="000000" w:themeColor="text1"/>
          <w:sz w:val="28"/>
          <w:szCs w:val="28"/>
        </w:rPr>
        <w:t>域</w:t>
      </w:r>
      <w:r w:rsidR="00506C72" w:rsidRPr="004B4242">
        <w:rPr>
          <w:color w:val="000000" w:themeColor="text1"/>
          <w:sz w:val="28"/>
          <w:szCs w:val="28"/>
        </w:rPr>
        <w:t>文本和</w:t>
      </w:r>
      <w:r w:rsidR="00506C72" w:rsidRPr="004B4242">
        <w:rPr>
          <w:color w:val="000000" w:themeColor="text1"/>
          <w:sz w:val="28"/>
          <w:szCs w:val="28"/>
        </w:rPr>
        <w:t>GO</w:t>
      </w:r>
      <w:r w:rsidR="00506C72" w:rsidRPr="004B4242">
        <w:rPr>
          <w:color w:val="000000" w:themeColor="text1"/>
          <w:sz w:val="28"/>
          <w:szCs w:val="28"/>
        </w:rPr>
        <w:t>功能</w:t>
      </w:r>
      <w:r w:rsidR="00ED6ABC" w:rsidRPr="004B4242">
        <w:rPr>
          <w:rFonts w:hint="eastAsia"/>
          <w:color w:val="000000" w:themeColor="text1"/>
          <w:sz w:val="28"/>
          <w:szCs w:val="28"/>
        </w:rPr>
        <w:t>标签</w:t>
      </w:r>
      <w:r w:rsidR="00506C72" w:rsidRPr="004B4242">
        <w:rPr>
          <w:color w:val="000000" w:themeColor="text1"/>
          <w:sz w:val="28"/>
          <w:szCs w:val="28"/>
        </w:rPr>
        <w:t>描述文本；</w:t>
      </w:r>
    </w:p>
    <w:p w14:paraId="60CC0457" w14:textId="20B33C28" w:rsidR="00506C72" w:rsidRPr="004B4242" w:rsidRDefault="00A562B8" w:rsidP="001A0624">
      <w:pPr>
        <w:ind w:firstLine="576"/>
        <w:rPr>
          <w:color w:val="000000" w:themeColor="text1"/>
          <w:sz w:val="28"/>
          <w:szCs w:val="28"/>
        </w:rPr>
      </w:pPr>
      <w:r w:rsidRPr="004B4242">
        <w:rPr>
          <w:color w:val="000000" w:themeColor="text1"/>
          <w:sz w:val="28"/>
          <w:szCs w:val="28"/>
        </w:rPr>
        <w:t>S2</w:t>
      </w:r>
      <w:r w:rsidRPr="004B4242">
        <w:rPr>
          <w:rFonts w:hint="eastAsia"/>
          <w:color w:val="000000" w:themeColor="text1"/>
          <w:sz w:val="28"/>
          <w:szCs w:val="28"/>
        </w:rPr>
        <w:t>、</w:t>
      </w:r>
      <w:r w:rsidR="00506C72" w:rsidRPr="004B4242">
        <w:rPr>
          <w:color w:val="000000" w:themeColor="text1"/>
          <w:sz w:val="28"/>
          <w:szCs w:val="28"/>
        </w:rPr>
        <w:t>将所述蛋白质序列、蛋白质结构域文本和</w:t>
      </w:r>
      <w:r w:rsidR="00506C72" w:rsidRPr="004B4242">
        <w:rPr>
          <w:color w:val="000000" w:themeColor="text1"/>
          <w:sz w:val="28"/>
          <w:szCs w:val="28"/>
        </w:rPr>
        <w:t>GO</w:t>
      </w:r>
      <w:r w:rsidR="00506C72" w:rsidRPr="004B4242">
        <w:rPr>
          <w:color w:val="000000" w:themeColor="text1"/>
          <w:sz w:val="28"/>
          <w:szCs w:val="28"/>
        </w:rPr>
        <w:t>功能</w:t>
      </w:r>
      <w:r w:rsidR="00ED6ABC" w:rsidRPr="004B4242">
        <w:rPr>
          <w:rFonts w:hint="eastAsia"/>
          <w:color w:val="000000" w:themeColor="text1"/>
          <w:sz w:val="28"/>
          <w:szCs w:val="28"/>
        </w:rPr>
        <w:t>标签</w:t>
      </w:r>
      <w:r w:rsidR="00506C72" w:rsidRPr="004B4242">
        <w:rPr>
          <w:color w:val="000000" w:themeColor="text1"/>
          <w:sz w:val="28"/>
          <w:szCs w:val="28"/>
        </w:rPr>
        <w:t>描述文本分别转换成嵌入表示形式后，分别得到序列模态特征向量、结构域模态特征向量和</w:t>
      </w:r>
      <w:r w:rsidR="00506C72" w:rsidRPr="004B4242">
        <w:rPr>
          <w:color w:val="000000" w:themeColor="text1"/>
          <w:sz w:val="28"/>
          <w:szCs w:val="28"/>
        </w:rPr>
        <w:t>GO</w:t>
      </w:r>
      <w:r w:rsidR="00506C72" w:rsidRPr="004B4242">
        <w:rPr>
          <w:color w:val="000000" w:themeColor="text1"/>
          <w:sz w:val="28"/>
          <w:szCs w:val="28"/>
        </w:rPr>
        <w:t>功能</w:t>
      </w:r>
      <w:r w:rsidR="00ED6ABC" w:rsidRPr="004B4242">
        <w:rPr>
          <w:rFonts w:hint="eastAsia"/>
          <w:color w:val="000000" w:themeColor="text1"/>
          <w:sz w:val="28"/>
          <w:szCs w:val="28"/>
        </w:rPr>
        <w:t>标签</w:t>
      </w:r>
      <w:r w:rsidR="00506C72" w:rsidRPr="004B4242">
        <w:rPr>
          <w:color w:val="000000" w:themeColor="text1"/>
          <w:sz w:val="28"/>
          <w:szCs w:val="28"/>
        </w:rPr>
        <w:t>模态特征向量；</w:t>
      </w:r>
    </w:p>
    <w:p w14:paraId="0DCF6276" w14:textId="7E6060D5" w:rsidR="00506C72" w:rsidRPr="004B4242" w:rsidRDefault="00A562B8" w:rsidP="001A0624">
      <w:pPr>
        <w:ind w:firstLine="576"/>
        <w:rPr>
          <w:color w:val="000000" w:themeColor="text1"/>
          <w:sz w:val="28"/>
          <w:szCs w:val="28"/>
        </w:rPr>
      </w:pPr>
      <w:r w:rsidRPr="004B4242">
        <w:rPr>
          <w:color w:val="000000" w:themeColor="text1"/>
          <w:sz w:val="28"/>
          <w:szCs w:val="28"/>
        </w:rPr>
        <w:t>S3</w:t>
      </w:r>
      <w:r w:rsidRPr="004B4242">
        <w:rPr>
          <w:rFonts w:hint="eastAsia"/>
          <w:color w:val="000000" w:themeColor="text1"/>
          <w:sz w:val="28"/>
          <w:szCs w:val="28"/>
        </w:rPr>
        <w:t>、</w:t>
      </w:r>
      <w:r w:rsidR="00506C72" w:rsidRPr="004B4242">
        <w:rPr>
          <w:color w:val="000000" w:themeColor="text1"/>
          <w:sz w:val="28"/>
          <w:szCs w:val="28"/>
        </w:rPr>
        <w:t>将所述序列模态特征向量、结构域模态特征向量和</w:t>
      </w:r>
      <w:r w:rsidR="00506C72" w:rsidRPr="004B4242">
        <w:rPr>
          <w:color w:val="000000" w:themeColor="text1"/>
          <w:sz w:val="28"/>
          <w:szCs w:val="28"/>
        </w:rPr>
        <w:t>GO</w:t>
      </w:r>
      <w:r w:rsidR="00506C72" w:rsidRPr="004B4242">
        <w:rPr>
          <w:color w:val="000000" w:themeColor="text1"/>
          <w:sz w:val="28"/>
          <w:szCs w:val="28"/>
        </w:rPr>
        <w:t>功能</w:t>
      </w:r>
      <w:r w:rsidR="00ED6ABC" w:rsidRPr="004B4242">
        <w:rPr>
          <w:rFonts w:hint="eastAsia"/>
          <w:color w:val="000000" w:themeColor="text1"/>
          <w:sz w:val="28"/>
          <w:szCs w:val="28"/>
        </w:rPr>
        <w:t>标签</w:t>
      </w:r>
      <w:r w:rsidR="00506C72" w:rsidRPr="004B4242">
        <w:rPr>
          <w:color w:val="000000" w:themeColor="text1"/>
          <w:sz w:val="28"/>
          <w:szCs w:val="28"/>
        </w:rPr>
        <w:t>模态特征向量分别输入至三个结构相同的投影网络，分别得到序列模态统一空间特征向量、结构域模态统一空间特征向量和</w:t>
      </w:r>
      <w:r w:rsidR="00506C72" w:rsidRPr="004B4242">
        <w:rPr>
          <w:color w:val="000000" w:themeColor="text1"/>
          <w:sz w:val="28"/>
          <w:szCs w:val="28"/>
        </w:rPr>
        <w:t>GO</w:t>
      </w:r>
      <w:r w:rsidR="00506C72" w:rsidRPr="004B4242">
        <w:rPr>
          <w:color w:val="000000" w:themeColor="text1"/>
          <w:sz w:val="28"/>
          <w:szCs w:val="28"/>
        </w:rPr>
        <w:t>功能</w:t>
      </w:r>
      <w:r w:rsidR="00ED6ABC" w:rsidRPr="004B4242">
        <w:rPr>
          <w:rFonts w:hint="eastAsia"/>
          <w:color w:val="000000" w:themeColor="text1"/>
          <w:sz w:val="28"/>
          <w:szCs w:val="28"/>
        </w:rPr>
        <w:t>标签</w:t>
      </w:r>
      <w:r w:rsidR="00506C72" w:rsidRPr="004B4242">
        <w:rPr>
          <w:color w:val="000000" w:themeColor="text1"/>
          <w:sz w:val="28"/>
          <w:szCs w:val="28"/>
        </w:rPr>
        <w:t>统一空间特征向量；</w:t>
      </w:r>
    </w:p>
    <w:p w14:paraId="68010F13" w14:textId="526FB660" w:rsidR="00506C72" w:rsidRPr="004B4242" w:rsidRDefault="00A562B8" w:rsidP="001A0624">
      <w:pPr>
        <w:ind w:firstLine="576"/>
        <w:rPr>
          <w:color w:val="000000" w:themeColor="text1"/>
          <w:sz w:val="28"/>
          <w:szCs w:val="28"/>
        </w:rPr>
      </w:pPr>
      <w:r w:rsidRPr="004B4242">
        <w:rPr>
          <w:color w:val="000000" w:themeColor="text1"/>
          <w:sz w:val="28"/>
          <w:szCs w:val="28"/>
        </w:rPr>
        <w:t>S4</w:t>
      </w:r>
      <w:r w:rsidRPr="004B4242">
        <w:rPr>
          <w:rFonts w:hint="eastAsia"/>
          <w:color w:val="000000" w:themeColor="text1"/>
          <w:sz w:val="28"/>
          <w:szCs w:val="28"/>
        </w:rPr>
        <w:t>、</w:t>
      </w:r>
      <w:r w:rsidR="00506C72" w:rsidRPr="004B4242">
        <w:rPr>
          <w:color w:val="000000" w:themeColor="text1"/>
          <w:sz w:val="28"/>
          <w:szCs w:val="28"/>
        </w:rPr>
        <w:t>将所述序列模态统一空间特征向量、结构域模态统一空间特征向量和</w:t>
      </w:r>
      <w:r w:rsidR="00506C72" w:rsidRPr="004B4242">
        <w:rPr>
          <w:color w:val="000000" w:themeColor="text1"/>
          <w:sz w:val="28"/>
          <w:szCs w:val="28"/>
        </w:rPr>
        <w:t>GO</w:t>
      </w:r>
      <w:r w:rsidR="00506C72" w:rsidRPr="004B4242">
        <w:rPr>
          <w:color w:val="000000" w:themeColor="text1"/>
          <w:sz w:val="28"/>
          <w:szCs w:val="28"/>
        </w:rPr>
        <w:t>功能</w:t>
      </w:r>
      <w:r w:rsidR="00ED6ABC" w:rsidRPr="004B4242">
        <w:rPr>
          <w:rFonts w:hint="eastAsia"/>
          <w:color w:val="000000" w:themeColor="text1"/>
          <w:sz w:val="28"/>
          <w:szCs w:val="28"/>
        </w:rPr>
        <w:t>标签</w:t>
      </w:r>
      <w:r w:rsidR="00506C72" w:rsidRPr="004B4242">
        <w:rPr>
          <w:color w:val="000000" w:themeColor="text1"/>
          <w:sz w:val="28"/>
          <w:szCs w:val="28"/>
        </w:rPr>
        <w:t>统一空间特征向量输入至具有自适应门控融合机制的</w:t>
      </w:r>
      <w:r w:rsidR="00BE3E04" w:rsidRPr="004B4242">
        <w:rPr>
          <w:color w:val="000000" w:themeColor="text1"/>
          <w:sz w:val="28"/>
          <w:szCs w:val="28"/>
        </w:rPr>
        <w:t>功能预测网络</w:t>
      </w:r>
      <w:r w:rsidR="00506C72" w:rsidRPr="004B4242">
        <w:rPr>
          <w:color w:val="000000" w:themeColor="text1"/>
          <w:sz w:val="28"/>
          <w:szCs w:val="28"/>
        </w:rPr>
        <w:t>中，对投影网络和</w:t>
      </w:r>
      <w:r w:rsidR="00BE3E04" w:rsidRPr="004B4242">
        <w:rPr>
          <w:color w:val="000000" w:themeColor="text1"/>
          <w:sz w:val="28"/>
          <w:szCs w:val="28"/>
        </w:rPr>
        <w:t>功能预测网络</w:t>
      </w:r>
      <w:r w:rsidR="00506C72" w:rsidRPr="004B4242">
        <w:rPr>
          <w:color w:val="000000" w:themeColor="text1"/>
          <w:sz w:val="28"/>
          <w:szCs w:val="28"/>
        </w:rPr>
        <w:t>进行训练后，得到</w:t>
      </w:r>
      <w:r w:rsidR="00506C72" w:rsidRPr="004B4242">
        <w:rPr>
          <w:rFonts w:hint="eastAsia"/>
          <w:color w:val="000000" w:themeColor="text1"/>
          <w:sz w:val="28"/>
          <w:szCs w:val="28"/>
        </w:rPr>
        <w:t>所述</w:t>
      </w:r>
      <w:r w:rsidR="00506C72" w:rsidRPr="004B4242">
        <w:rPr>
          <w:color w:val="000000" w:themeColor="text1"/>
          <w:sz w:val="28"/>
          <w:szCs w:val="28"/>
        </w:rPr>
        <w:t>蛋白质功能预测模型。</w:t>
      </w:r>
    </w:p>
    <w:p w14:paraId="5B3678F5" w14:textId="6BDAF420" w:rsidR="00BE3E04" w:rsidRPr="004B4242" w:rsidRDefault="00BE3E04" w:rsidP="00310122">
      <w:pPr>
        <w:adjustRightInd w:val="0"/>
        <w:ind w:firstLineChars="200" w:firstLine="560"/>
        <w:rPr>
          <w:rFonts w:ascii="宋体" w:hAnsi="宋体" w:cs="宋体"/>
          <w:bCs/>
          <w:color w:val="000000" w:themeColor="text1"/>
          <w:sz w:val="28"/>
          <w:szCs w:val="28"/>
        </w:rPr>
      </w:pPr>
      <w:r w:rsidRPr="004B4242">
        <w:rPr>
          <w:color w:val="000000" w:themeColor="text1"/>
          <w:sz w:val="28"/>
          <w:szCs w:val="28"/>
        </w:rPr>
        <w:t>本发明</w:t>
      </w:r>
      <w:r w:rsidRPr="004B4242">
        <w:rPr>
          <w:rFonts w:hint="eastAsia"/>
          <w:color w:val="000000" w:themeColor="text1"/>
          <w:sz w:val="28"/>
          <w:szCs w:val="28"/>
        </w:rPr>
        <w:t>充分考虑了蛋白质结构域，</w:t>
      </w:r>
      <w:r w:rsidRPr="004B4242">
        <w:rPr>
          <w:rFonts w:ascii="宋体" w:hAnsi="宋体" w:cs="宋体" w:hint="eastAsia"/>
          <w:color w:val="000000" w:themeColor="text1"/>
          <w:sz w:val="28"/>
          <w:szCs w:val="28"/>
        </w:rPr>
        <w:t>通过捕获蛋白质序列、蛋白质结构域文本以及</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文本之间的潜在关联关系，构建蛋白质功能预测模型。具体而言，本发明在训练数据集中</w:t>
      </w:r>
      <w:r w:rsidRPr="004B4242">
        <w:rPr>
          <w:rFonts w:hint="eastAsia"/>
          <w:color w:val="000000" w:themeColor="text1"/>
          <w:sz w:val="28"/>
          <w:szCs w:val="28"/>
        </w:rPr>
        <w:t>引入已知</w:t>
      </w:r>
      <w:r w:rsidRPr="004B4242">
        <w:rPr>
          <w:color w:val="000000" w:themeColor="text1"/>
          <w:sz w:val="28"/>
          <w:szCs w:val="28"/>
        </w:rPr>
        <w:t>蛋白质的蛋白质序列、蛋白质结构</w:t>
      </w:r>
      <w:r w:rsidRPr="004B4242">
        <w:rPr>
          <w:rFonts w:hint="eastAsia"/>
          <w:color w:val="000000" w:themeColor="text1"/>
          <w:sz w:val="28"/>
          <w:szCs w:val="28"/>
        </w:rPr>
        <w:t>域</w:t>
      </w:r>
      <w:r w:rsidRPr="004B4242">
        <w:rPr>
          <w:color w:val="000000" w:themeColor="text1"/>
          <w:sz w:val="28"/>
          <w:szCs w:val="28"/>
        </w:rPr>
        <w:t>文本和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描述文本</w:t>
      </w:r>
      <w:r w:rsidRPr="004B4242">
        <w:rPr>
          <w:rFonts w:hint="eastAsia"/>
          <w:color w:val="000000" w:themeColor="text1"/>
          <w:sz w:val="28"/>
          <w:szCs w:val="28"/>
        </w:rPr>
        <w:t>三种模态数据，通过获取三种模态数据的嵌入表示，</w:t>
      </w:r>
      <w:r w:rsidRPr="004B4242">
        <w:rPr>
          <w:rFonts w:ascii="宋体" w:hAnsi="宋体" w:cs="宋体" w:hint="eastAsia"/>
          <w:bCs/>
          <w:color w:val="000000" w:themeColor="text1"/>
          <w:sz w:val="28"/>
          <w:szCs w:val="28"/>
        </w:rPr>
        <w:t>替代传统的</w:t>
      </w:r>
      <w:r w:rsidRPr="004B4242">
        <w:rPr>
          <w:bCs/>
          <w:color w:val="000000" w:themeColor="text1"/>
          <w:sz w:val="28"/>
          <w:szCs w:val="28"/>
        </w:rPr>
        <w:t>离散标签</w:t>
      </w:r>
      <w:r w:rsidRPr="004B4242">
        <w:rPr>
          <w:bCs/>
          <w:color w:val="000000" w:themeColor="text1"/>
          <w:sz w:val="28"/>
          <w:szCs w:val="28"/>
        </w:rPr>
        <w:t>ID</w:t>
      </w:r>
      <w:r w:rsidRPr="004B4242">
        <w:rPr>
          <w:bCs/>
          <w:color w:val="000000" w:themeColor="text1"/>
          <w:sz w:val="28"/>
          <w:szCs w:val="28"/>
        </w:rPr>
        <w:t>，使模型能够基于语义相似度对训练数据集中未出现过的</w:t>
      </w:r>
      <w:r w:rsidRPr="004B4242">
        <w:rPr>
          <w:bCs/>
          <w:color w:val="000000" w:themeColor="text1"/>
          <w:sz w:val="28"/>
          <w:szCs w:val="28"/>
        </w:rPr>
        <w:t>GO</w:t>
      </w:r>
      <w:r w:rsidRPr="004B4242">
        <w:rPr>
          <w:bCs/>
          <w:color w:val="000000" w:themeColor="text1"/>
          <w:sz w:val="28"/>
          <w:szCs w:val="28"/>
        </w:rPr>
        <w:t>功能标签</w:t>
      </w:r>
      <w:r w:rsidRPr="004B4242">
        <w:rPr>
          <w:rFonts w:ascii="宋体" w:hAnsi="宋体" w:cs="宋体" w:hint="eastAsia"/>
          <w:bCs/>
          <w:color w:val="000000" w:themeColor="text1"/>
          <w:sz w:val="28"/>
          <w:szCs w:val="28"/>
        </w:rPr>
        <w:t>进行零样本推理。然后，本发明将传统的分类判别任务重构为多模态语义对齐任务，</w:t>
      </w:r>
      <w:r w:rsidRPr="004B4242">
        <w:rPr>
          <w:rFonts w:hint="eastAsia"/>
          <w:color w:val="000000" w:themeColor="text1"/>
          <w:kern w:val="0"/>
          <w:sz w:val="28"/>
          <w:szCs w:val="28"/>
        </w:rPr>
        <w:t>通过将三种异构模态对应的特征向量输入至投影网络以映射至统一的语义空间（即统一潜在空间），建立了</w:t>
      </w:r>
      <w:r w:rsidRPr="004B4242">
        <w:rPr>
          <w:rFonts w:ascii="宋体" w:hAnsi="宋体" w:cs="宋体" w:hint="eastAsia"/>
          <w:bCs/>
          <w:color w:val="000000" w:themeColor="text1"/>
          <w:sz w:val="28"/>
          <w:szCs w:val="28"/>
        </w:rPr>
        <w:t>生物实体与自然语言之间的高维跨模态映射，</w:t>
      </w:r>
      <w:r w:rsidRPr="004B4242">
        <w:rPr>
          <w:rFonts w:hint="eastAsia"/>
          <w:color w:val="000000" w:themeColor="text1"/>
          <w:sz w:val="28"/>
          <w:szCs w:val="28"/>
        </w:rPr>
        <w:t>构建了一个统一的多模态表征框架，即将序列模态特征向量、结构域模态</w:t>
      </w:r>
      <w:r w:rsidRPr="004B4242">
        <w:rPr>
          <w:rFonts w:hint="eastAsia"/>
          <w:color w:val="000000" w:themeColor="text1"/>
          <w:sz w:val="28"/>
          <w:szCs w:val="28"/>
        </w:rPr>
        <w:lastRenderedPageBreak/>
        <w:t>特征向量和</w:t>
      </w:r>
      <w:r w:rsidRPr="004B4242">
        <w:rPr>
          <w:rFonts w:hint="eastAsia"/>
          <w:color w:val="000000" w:themeColor="text1"/>
          <w:sz w:val="28"/>
          <w:szCs w:val="28"/>
        </w:rPr>
        <w:t>GO</w:t>
      </w:r>
      <w:r w:rsidRPr="004B4242">
        <w:rPr>
          <w:rFonts w:hint="eastAsia"/>
          <w:color w:val="000000" w:themeColor="text1"/>
          <w:sz w:val="28"/>
          <w:szCs w:val="28"/>
        </w:rPr>
        <w:t>功能</w:t>
      </w:r>
      <w:r w:rsidR="00ED6ABC" w:rsidRPr="004B4242">
        <w:rPr>
          <w:rFonts w:hint="eastAsia"/>
          <w:color w:val="000000" w:themeColor="text1"/>
          <w:sz w:val="28"/>
          <w:szCs w:val="28"/>
        </w:rPr>
        <w:t>标签</w:t>
      </w:r>
      <w:r w:rsidRPr="004B4242">
        <w:rPr>
          <w:rFonts w:hint="eastAsia"/>
          <w:color w:val="000000" w:themeColor="text1"/>
          <w:sz w:val="28"/>
          <w:szCs w:val="28"/>
        </w:rPr>
        <w:t>模态特征向量视为同一生物学实体的互补模型表达，提升模型的性能以及在零样本场景中的泛化能力</w:t>
      </w:r>
      <w:r w:rsidRPr="004B4242">
        <w:rPr>
          <w:color w:val="000000" w:themeColor="text1"/>
          <w:kern w:val="0"/>
          <w:sz w:val="28"/>
          <w:szCs w:val="28"/>
        </w:rPr>
        <w:t>。</w:t>
      </w:r>
    </w:p>
    <w:p w14:paraId="53CB4876" w14:textId="77777777" w:rsidR="00BE3E04" w:rsidRPr="004B4242" w:rsidRDefault="00BE3E04" w:rsidP="00BE3E04">
      <w:pPr>
        <w:adjustRightInd w:val="0"/>
        <w:ind w:firstLineChars="200" w:firstLine="560"/>
        <w:rPr>
          <w:color w:val="000000" w:themeColor="text1"/>
          <w:sz w:val="28"/>
          <w:szCs w:val="28"/>
        </w:rPr>
      </w:pPr>
      <w:r w:rsidRPr="004B4242">
        <w:rPr>
          <w:rFonts w:hint="eastAsia"/>
          <w:color w:val="000000" w:themeColor="text1"/>
          <w:kern w:val="0"/>
          <w:sz w:val="28"/>
          <w:szCs w:val="28"/>
        </w:rPr>
        <w:t>进一步，本发明采用</w:t>
      </w:r>
      <w:r w:rsidRPr="004B4242">
        <w:rPr>
          <w:rFonts w:ascii="宋体" w:hAnsi="宋体" w:cs="宋体"/>
          <w:color w:val="000000" w:themeColor="text1"/>
          <w:sz w:val="28"/>
          <w:szCs w:val="28"/>
        </w:rPr>
        <w:t>自适应门控融合机制</w:t>
      </w:r>
      <w:r w:rsidRPr="004B4242">
        <w:rPr>
          <w:rFonts w:ascii="宋体" w:hAnsi="宋体" w:cs="宋体" w:hint="eastAsia"/>
          <w:color w:val="000000" w:themeColor="text1"/>
          <w:sz w:val="28"/>
          <w:szCs w:val="28"/>
        </w:rPr>
        <w:t>的</w:t>
      </w:r>
      <w:r w:rsidRPr="004B4242">
        <w:rPr>
          <w:color w:val="000000" w:themeColor="text1"/>
          <w:sz w:val="28"/>
          <w:szCs w:val="28"/>
        </w:rPr>
        <w:t>功能预测网络</w:t>
      </w:r>
      <w:r w:rsidRPr="004B4242">
        <w:rPr>
          <w:rFonts w:ascii="宋体" w:hAnsi="宋体" w:cs="宋体" w:hint="eastAsia"/>
          <w:color w:val="000000" w:themeColor="text1"/>
          <w:sz w:val="28"/>
          <w:szCs w:val="28"/>
        </w:rPr>
        <w:t>，</w:t>
      </w:r>
      <w:r w:rsidRPr="004B4242">
        <w:rPr>
          <w:rFonts w:ascii="宋体" w:hAnsi="宋体" w:cs="宋体" w:hint="eastAsia"/>
          <w:bCs/>
          <w:color w:val="000000" w:themeColor="text1"/>
          <w:sz w:val="28"/>
          <w:szCs w:val="28"/>
        </w:rPr>
        <w:t>能够根据输入数据的特异</w:t>
      </w:r>
      <w:r w:rsidRPr="004B4242">
        <w:rPr>
          <w:bCs/>
          <w:color w:val="000000" w:themeColor="text1"/>
          <w:sz w:val="28"/>
          <w:szCs w:val="28"/>
        </w:rPr>
        <w:t>性动态校准并分配各模态的权重，实现多源信息的自适应互补，即</w:t>
      </w:r>
      <w:r w:rsidRPr="004B4242">
        <w:rPr>
          <w:color w:val="000000" w:themeColor="text1"/>
          <w:sz w:val="28"/>
          <w:szCs w:val="28"/>
        </w:rPr>
        <w:t>可自动调整各模态特征在特征空间的贡献度，从而实现异构模态特征的精准对齐，降低噪声，增强模型在面对不完整数据时的鲁棒性。</w:t>
      </w:r>
    </w:p>
    <w:p w14:paraId="7C4883EC" w14:textId="29CE11B0" w:rsidR="00A562B8" w:rsidRPr="004B4242" w:rsidRDefault="00BE3E04" w:rsidP="001605C4">
      <w:pPr>
        <w:ind w:firstLine="576"/>
        <w:rPr>
          <w:bCs/>
          <w:color w:val="000000" w:themeColor="text1"/>
          <w:sz w:val="28"/>
          <w:szCs w:val="28"/>
        </w:rPr>
      </w:pPr>
      <w:r w:rsidRPr="004B4242">
        <w:rPr>
          <w:color w:val="000000" w:themeColor="text1"/>
          <w:sz w:val="28"/>
          <w:szCs w:val="28"/>
        </w:rPr>
        <w:t>采用本发明提供的训练方法获得的蛋白质功能预测模型具有良好的鲁棒性和零样本泛化能力，可实现对蛋白质的未知</w:t>
      </w:r>
      <w:r w:rsidRPr="004B4242">
        <w:rPr>
          <w:color w:val="000000" w:themeColor="text1"/>
          <w:sz w:val="28"/>
          <w:szCs w:val="28"/>
        </w:rPr>
        <w:t>GO</w:t>
      </w:r>
      <w:r w:rsidRPr="004B4242">
        <w:rPr>
          <w:color w:val="000000" w:themeColor="text1"/>
          <w:sz w:val="28"/>
          <w:szCs w:val="28"/>
        </w:rPr>
        <w:t>功能标签的有效预测，其不依赖固定的离散标签</w:t>
      </w:r>
      <w:r w:rsidRPr="004B4242">
        <w:rPr>
          <w:color w:val="000000" w:themeColor="text1"/>
          <w:sz w:val="28"/>
          <w:szCs w:val="28"/>
        </w:rPr>
        <w:t>ID</w:t>
      </w:r>
      <w:r w:rsidRPr="004B4242">
        <w:rPr>
          <w:color w:val="000000" w:themeColor="text1"/>
          <w:sz w:val="28"/>
          <w:szCs w:val="28"/>
        </w:rPr>
        <w:t>，能够基于语义相似性对训练阶段未出现的新</w:t>
      </w:r>
      <w:r w:rsidRPr="004B4242">
        <w:rPr>
          <w:color w:val="000000" w:themeColor="text1"/>
          <w:sz w:val="28"/>
          <w:szCs w:val="28"/>
        </w:rPr>
        <w:t>GO</w:t>
      </w:r>
      <w:r w:rsidRPr="004B4242">
        <w:rPr>
          <w:color w:val="000000" w:themeColor="text1"/>
          <w:sz w:val="28"/>
          <w:szCs w:val="28"/>
        </w:rPr>
        <w:t>术语进行推断，从而显著提升对长尾类别及零样本场景下新功能标签的泛化能力，并在多模态不完整或噪声存在时保持稳定预测性能，</w:t>
      </w:r>
      <w:r w:rsidRPr="004B4242">
        <w:rPr>
          <w:bCs/>
          <w:color w:val="000000" w:themeColor="text1"/>
          <w:sz w:val="28"/>
          <w:szCs w:val="28"/>
        </w:rPr>
        <w:t>解决传统方法在</w:t>
      </w:r>
      <w:r w:rsidRPr="004B4242">
        <w:rPr>
          <w:color w:val="000000" w:themeColor="text1"/>
          <w:sz w:val="28"/>
          <w:szCs w:val="28"/>
        </w:rPr>
        <w:t>异构模态融合上的缺陷以及在</w:t>
      </w:r>
      <w:r w:rsidRPr="004B4242">
        <w:rPr>
          <w:bCs/>
          <w:color w:val="000000" w:themeColor="text1"/>
          <w:sz w:val="28"/>
          <w:szCs w:val="28"/>
        </w:rPr>
        <w:t>零样本泛化上的局限性（对</w:t>
      </w:r>
      <w:r w:rsidRPr="004B4242">
        <w:rPr>
          <w:color w:val="000000" w:themeColor="text1"/>
          <w:sz w:val="28"/>
          <w:szCs w:val="28"/>
        </w:rPr>
        <w:t>未知</w:t>
      </w:r>
      <w:r w:rsidRPr="004B4242">
        <w:rPr>
          <w:color w:val="000000" w:themeColor="text1"/>
          <w:sz w:val="28"/>
          <w:szCs w:val="28"/>
        </w:rPr>
        <w:t>GO</w:t>
      </w:r>
      <w:r w:rsidRPr="004B4242">
        <w:rPr>
          <w:color w:val="000000" w:themeColor="text1"/>
          <w:sz w:val="28"/>
          <w:szCs w:val="28"/>
        </w:rPr>
        <w:t>功能标签预测能力不足</w:t>
      </w:r>
      <w:r w:rsidRPr="004B4242">
        <w:rPr>
          <w:bCs/>
          <w:color w:val="000000" w:themeColor="text1"/>
          <w:sz w:val="28"/>
          <w:szCs w:val="28"/>
        </w:rPr>
        <w:t>）、</w:t>
      </w:r>
      <w:r w:rsidRPr="004B4242">
        <w:rPr>
          <w:color w:val="000000" w:themeColor="text1"/>
          <w:sz w:val="28"/>
          <w:szCs w:val="28"/>
        </w:rPr>
        <w:t>容易引入噪声，缺乏有效的机制来过滤冗余信息并增强模型在面对不完整数据时的鲁棒性的问题</w:t>
      </w:r>
      <w:r w:rsidRPr="004B4242">
        <w:rPr>
          <w:bCs/>
          <w:color w:val="000000" w:themeColor="text1"/>
          <w:sz w:val="28"/>
          <w:szCs w:val="28"/>
        </w:rPr>
        <w:t>。</w:t>
      </w:r>
    </w:p>
    <w:p w14:paraId="618955FE" w14:textId="1B044C6A" w:rsidR="00BE3E04" w:rsidRPr="004B4242" w:rsidRDefault="00BE3E04" w:rsidP="001605C4">
      <w:pPr>
        <w:ind w:firstLine="576"/>
        <w:rPr>
          <w:color w:val="000000" w:themeColor="text1"/>
          <w:sz w:val="28"/>
          <w:szCs w:val="28"/>
        </w:rPr>
      </w:pPr>
      <w:r w:rsidRPr="004B4242">
        <w:rPr>
          <w:rFonts w:hint="eastAsia"/>
          <w:bCs/>
          <w:color w:val="000000" w:themeColor="text1"/>
          <w:sz w:val="28"/>
          <w:szCs w:val="28"/>
        </w:rPr>
        <w:t>步骤</w:t>
      </w:r>
      <w:r w:rsidRPr="004B4242">
        <w:rPr>
          <w:rFonts w:hint="eastAsia"/>
          <w:bCs/>
          <w:color w:val="000000" w:themeColor="text1"/>
          <w:sz w:val="28"/>
          <w:szCs w:val="28"/>
        </w:rPr>
        <w:t>S</w:t>
      </w:r>
      <w:r w:rsidRPr="004B4242">
        <w:rPr>
          <w:bCs/>
          <w:color w:val="000000" w:themeColor="text1"/>
          <w:sz w:val="28"/>
          <w:szCs w:val="28"/>
        </w:rPr>
        <w:t>1</w:t>
      </w:r>
      <w:r w:rsidRPr="004B4242">
        <w:rPr>
          <w:rFonts w:hint="eastAsia"/>
          <w:bCs/>
          <w:color w:val="000000" w:themeColor="text1"/>
          <w:sz w:val="28"/>
          <w:szCs w:val="28"/>
        </w:rPr>
        <w:t>中，获取的训练数据集中包括</w:t>
      </w:r>
      <w:r w:rsidRPr="004B4242">
        <w:rPr>
          <w:color w:val="000000" w:themeColor="text1"/>
          <w:sz w:val="28"/>
          <w:szCs w:val="28"/>
        </w:rPr>
        <w:t>已知蛋白质的蛋白质序列、蛋白质结构</w:t>
      </w:r>
      <w:r w:rsidR="00BE4066">
        <w:rPr>
          <w:rFonts w:hint="eastAsia"/>
          <w:color w:val="000000" w:themeColor="text1"/>
          <w:sz w:val="28"/>
          <w:szCs w:val="28"/>
        </w:rPr>
        <w:t>域</w:t>
      </w:r>
      <w:r w:rsidRPr="004B4242">
        <w:rPr>
          <w:color w:val="000000" w:themeColor="text1"/>
          <w:sz w:val="28"/>
          <w:szCs w:val="28"/>
        </w:rPr>
        <w:t>文本和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描述文本</w:t>
      </w:r>
      <w:r w:rsidRPr="004B4242">
        <w:rPr>
          <w:rFonts w:hint="eastAsia"/>
          <w:color w:val="000000" w:themeColor="text1"/>
          <w:sz w:val="28"/>
          <w:szCs w:val="28"/>
        </w:rPr>
        <w:t>，本发明充分考虑了蛋白质结构域文本，通过捕获</w:t>
      </w:r>
      <w:r w:rsidRPr="004B4242">
        <w:rPr>
          <w:color w:val="000000" w:themeColor="text1"/>
          <w:sz w:val="28"/>
          <w:szCs w:val="28"/>
        </w:rPr>
        <w:t>蛋白质序列、蛋白质结构</w:t>
      </w:r>
      <w:r w:rsidR="00BE4066">
        <w:rPr>
          <w:rFonts w:hint="eastAsia"/>
          <w:color w:val="000000" w:themeColor="text1"/>
          <w:sz w:val="28"/>
          <w:szCs w:val="28"/>
        </w:rPr>
        <w:t>域</w:t>
      </w:r>
      <w:r w:rsidRPr="004B4242">
        <w:rPr>
          <w:color w:val="000000" w:themeColor="text1"/>
          <w:sz w:val="28"/>
          <w:szCs w:val="28"/>
        </w:rPr>
        <w:t>文本和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描述文本</w:t>
      </w:r>
      <w:r w:rsidR="001605C4" w:rsidRPr="004B4242">
        <w:rPr>
          <w:rFonts w:hint="eastAsia"/>
          <w:color w:val="000000" w:themeColor="text1"/>
          <w:sz w:val="28"/>
          <w:szCs w:val="28"/>
        </w:rPr>
        <w:t>的潜在关联关系，构建蛋白质功能预测模型</w:t>
      </w:r>
      <w:r w:rsidR="00310122" w:rsidRPr="004B4242">
        <w:rPr>
          <w:rFonts w:hint="eastAsia"/>
          <w:color w:val="000000" w:themeColor="text1"/>
          <w:sz w:val="28"/>
          <w:szCs w:val="28"/>
        </w:rPr>
        <w:t>。</w:t>
      </w:r>
    </w:p>
    <w:p w14:paraId="75BF96C7" w14:textId="462C8D4E" w:rsidR="00A562B8" w:rsidRPr="004B4242" w:rsidRDefault="00A562B8" w:rsidP="00A562B8">
      <w:pPr>
        <w:ind w:firstLine="576"/>
        <w:rPr>
          <w:color w:val="000000" w:themeColor="text1"/>
          <w:sz w:val="28"/>
          <w:szCs w:val="28"/>
        </w:rPr>
      </w:pPr>
      <w:r w:rsidRPr="004B4242">
        <w:rPr>
          <w:rFonts w:hint="eastAsia"/>
          <w:color w:val="000000" w:themeColor="text1"/>
          <w:sz w:val="28"/>
          <w:szCs w:val="28"/>
        </w:rPr>
        <w:t>步骤</w:t>
      </w:r>
      <w:r w:rsidRPr="004B4242">
        <w:rPr>
          <w:rFonts w:hint="eastAsia"/>
          <w:color w:val="000000" w:themeColor="text1"/>
          <w:sz w:val="28"/>
          <w:szCs w:val="28"/>
        </w:rPr>
        <w:t>S</w:t>
      </w:r>
      <w:r w:rsidRPr="004B4242">
        <w:rPr>
          <w:color w:val="000000" w:themeColor="text1"/>
          <w:sz w:val="28"/>
          <w:szCs w:val="28"/>
        </w:rPr>
        <w:t>2</w:t>
      </w:r>
      <w:r w:rsidRPr="004B4242">
        <w:rPr>
          <w:rFonts w:hint="eastAsia"/>
          <w:color w:val="000000" w:themeColor="text1"/>
          <w:sz w:val="28"/>
          <w:szCs w:val="28"/>
        </w:rPr>
        <w:t>中，在一些实施方式中，</w:t>
      </w:r>
      <w:r w:rsidRPr="004B4242">
        <w:rPr>
          <w:color w:val="000000" w:themeColor="text1"/>
          <w:sz w:val="28"/>
          <w:szCs w:val="28"/>
        </w:rPr>
        <w:t>使用蛋白质语言模型</w:t>
      </w:r>
      <w:r w:rsidRPr="004B4242">
        <w:rPr>
          <w:rFonts w:ascii="宋体" w:hAnsi="宋体" w:cs="宋体" w:hint="eastAsia"/>
          <w:color w:val="000000" w:themeColor="text1"/>
          <w:sz w:val="28"/>
          <w:szCs w:val="28"/>
        </w:rPr>
        <w:t>（具体如</w:t>
      </w:r>
      <w:r w:rsidRPr="004B4242">
        <w:rPr>
          <w:color w:val="000000" w:themeColor="text1"/>
          <w:sz w:val="28"/>
          <w:szCs w:val="28"/>
        </w:rPr>
        <w:t>ESM</w:t>
      </w:r>
      <w:r w:rsidRPr="004B4242">
        <w:rPr>
          <w:color w:val="000000" w:themeColor="text1"/>
          <w:sz w:val="28"/>
          <w:szCs w:val="28"/>
        </w:rPr>
        <w:noBreakHyphen/>
        <w:t>2</w:t>
      </w:r>
      <w:r w:rsidRPr="004B4242">
        <w:rPr>
          <w:color w:val="000000" w:themeColor="text1"/>
          <w:sz w:val="28"/>
          <w:szCs w:val="28"/>
        </w:rPr>
        <w:t>模型</w:t>
      </w:r>
      <w:r w:rsidRPr="004B4242">
        <w:rPr>
          <w:rFonts w:hint="eastAsia"/>
          <w:color w:val="000000" w:themeColor="text1"/>
          <w:sz w:val="28"/>
          <w:szCs w:val="28"/>
        </w:rPr>
        <w:t>）</w:t>
      </w:r>
      <w:r w:rsidRPr="004B4242">
        <w:rPr>
          <w:color w:val="000000" w:themeColor="text1"/>
          <w:sz w:val="28"/>
          <w:szCs w:val="28"/>
        </w:rPr>
        <w:t>对蛋白质序列进行编码并转换成嵌入表示形式，然后进行均值池化处理，得到序列模态特征向量</w:t>
      </w:r>
      <w:r w:rsidRPr="004B4242">
        <w:rPr>
          <w:rFonts w:hint="eastAsia"/>
          <w:color w:val="000000" w:themeColor="text1"/>
          <w:sz w:val="28"/>
          <w:szCs w:val="28"/>
        </w:rPr>
        <w:t>。</w:t>
      </w:r>
    </w:p>
    <w:p w14:paraId="3635B517" w14:textId="5FF79307" w:rsidR="00A562B8" w:rsidRPr="004B4242" w:rsidRDefault="001605C4" w:rsidP="00A562B8">
      <w:pPr>
        <w:ind w:firstLine="576"/>
        <w:rPr>
          <w:color w:val="000000" w:themeColor="text1"/>
          <w:sz w:val="28"/>
          <w:szCs w:val="28"/>
        </w:rPr>
      </w:pPr>
      <w:r w:rsidRPr="004B4242">
        <w:rPr>
          <w:rFonts w:ascii="宋体" w:hAnsi="宋体" w:hint="eastAsia"/>
          <w:color w:val="000000" w:themeColor="text1"/>
          <w:sz w:val="28"/>
          <w:szCs w:val="28"/>
        </w:rPr>
        <w:t>本实施方式中，通过</w:t>
      </w:r>
      <w:r w:rsidRPr="004B4242">
        <w:rPr>
          <w:color w:val="000000" w:themeColor="text1"/>
          <w:sz w:val="28"/>
          <w:szCs w:val="28"/>
        </w:rPr>
        <w:t>蛋白质语言模型</w:t>
      </w:r>
      <w:r w:rsidRPr="004B4242">
        <w:rPr>
          <w:rFonts w:ascii="宋体" w:hAnsi="宋体" w:cs="宋体" w:hint="eastAsia"/>
          <w:color w:val="000000" w:themeColor="text1"/>
          <w:sz w:val="28"/>
          <w:szCs w:val="28"/>
        </w:rPr>
        <w:t>（具体如</w:t>
      </w:r>
      <w:r w:rsidRPr="004B4242">
        <w:rPr>
          <w:color w:val="000000" w:themeColor="text1"/>
          <w:sz w:val="28"/>
          <w:szCs w:val="28"/>
        </w:rPr>
        <w:t>ESM</w:t>
      </w:r>
      <w:r w:rsidRPr="004B4242">
        <w:rPr>
          <w:color w:val="000000" w:themeColor="text1"/>
          <w:sz w:val="28"/>
          <w:szCs w:val="28"/>
        </w:rPr>
        <w:noBreakHyphen/>
        <w:t>2</w:t>
      </w:r>
      <w:r w:rsidRPr="004B4242">
        <w:rPr>
          <w:color w:val="000000" w:themeColor="text1"/>
          <w:sz w:val="28"/>
          <w:szCs w:val="28"/>
        </w:rPr>
        <w:t>模型</w:t>
      </w:r>
      <w:r w:rsidRPr="004B4242">
        <w:rPr>
          <w:rFonts w:hint="eastAsia"/>
          <w:color w:val="000000" w:themeColor="text1"/>
          <w:sz w:val="28"/>
          <w:szCs w:val="28"/>
        </w:rPr>
        <w:t>）可提取蛋白质深层的进化序列特征。具体地</w:t>
      </w:r>
      <w:r w:rsidRPr="00FC5053">
        <w:rPr>
          <w:color w:val="000000" w:themeColor="text1"/>
          <w:sz w:val="28"/>
          <w:szCs w:val="28"/>
        </w:rPr>
        <w:t>，</w:t>
      </w:r>
      <w:r w:rsidR="00A562B8" w:rsidRPr="00FC5053">
        <w:rPr>
          <w:color w:val="000000" w:themeColor="text1"/>
          <w:sz w:val="28"/>
          <w:szCs w:val="28"/>
        </w:rPr>
        <w:t>ESM</w:t>
      </w:r>
      <w:r w:rsidR="00A562B8" w:rsidRPr="00FC5053">
        <w:rPr>
          <w:color w:val="000000" w:themeColor="text1"/>
          <w:sz w:val="28"/>
          <w:szCs w:val="28"/>
        </w:rPr>
        <w:noBreakHyphen/>
        <w:t>2</w:t>
      </w:r>
      <w:r w:rsidR="00A562B8" w:rsidRPr="00FC5053">
        <w:rPr>
          <w:color w:val="000000" w:themeColor="text1"/>
          <w:sz w:val="28"/>
          <w:szCs w:val="28"/>
        </w:rPr>
        <w:t>模型是一种蛋白质大语言模型，使用基于</w:t>
      </w:r>
      <w:r w:rsidR="00A562B8" w:rsidRPr="00FC5053">
        <w:rPr>
          <w:color w:val="000000" w:themeColor="text1"/>
          <w:sz w:val="28"/>
          <w:szCs w:val="28"/>
        </w:rPr>
        <w:t>transformer</w:t>
      </w:r>
      <w:r w:rsidR="00A562B8" w:rsidRPr="00FC5053">
        <w:rPr>
          <w:color w:val="000000" w:themeColor="text1"/>
          <w:sz w:val="28"/>
          <w:szCs w:val="28"/>
        </w:rPr>
        <w:t>的架构和注意力机制来学习输入序列中成对氨基酸之间的相互作用模式，这使得所述</w:t>
      </w:r>
      <w:r w:rsidR="00A562B8" w:rsidRPr="00FC5053">
        <w:rPr>
          <w:color w:val="000000" w:themeColor="text1"/>
          <w:sz w:val="28"/>
          <w:szCs w:val="28"/>
        </w:rPr>
        <w:t>ESM</w:t>
      </w:r>
      <w:r w:rsidR="00A562B8" w:rsidRPr="00FC5053">
        <w:rPr>
          <w:color w:val="000000" w:themeColor="text1"/>
          <w:sz w:val="28"/>
          <w:szCs w:val="28"/>
        </w:rPr>
        <w:noBreakHyphen/>
        <w:t>2</w:t>
      </w:r>
      <w:r w:rsidR="00A562B8" w:rsidRPr="00FC5053">
        <w:rPr>
          <w:color w:val="000000" w:themeColor="text1"/>
          <w:sz w:val="28"/>
          <w:szCs w:val="28"/>
        </w:rPr>
        <w:t>模型能够捕获关于蛋白质及性质的氨基酸序列进化信息，每一个蛋白质序列经所述</w:t>
      </w:r>
      <w:r w:rsidR="00A562B8" w:rsidRPr="00FC5053">
        <w:rPr>
          <w:color w:val="000000" w:themeColor="text1"/>
          <w:sz w:val="28"/>
          <w:szCs w:val="28"/>
        </w:rPr>
        <w:t>ESM</w:t>
      </w:r>
      <w:r w:rsidR="00A562B8" w:rsidRPr="00FC5053">
        <w:rPr>
          <w:color w:val="000000" w:themeColor="text1"/>
          <w:sz w:val="28"/>
          <w:szCs w:val="28"/>
        </w:rPr>
        <w:noBreakHyphen/>
        <w:t>2</w:t>
      </w:r>
      <w:r w:rsidR="00A562B8" w:rsidRPr="00FC5053">
        <w:rPr>
          <w:color w:val="000000" w:themeColor="text1"/>
          <w:sz w:val="28"/>
          <w:szCs w:val="28"/>
        </w:rPr>
        <w:t>模型后被表示为特征向量。</w:t>
      </w:r>
    </w:p>
    <w:p w14:paraId="2ACF5294" w14:textId="175A3C0D" w:rsidR="00CE2396" w:rsidRPr="004B4242" w:rsidRDefault="00A562B8">
      <w:pPr>
        <w:autoSpaceDE w:val="0"/>
        <w:autoSpaceDN w:val="0"/>
        <w:adjustRightInd w:val="0"/>
        <w:ind w:firstLineChars="200" w:firstLine="560"/>
        <w:rPr>
          <w:color w:val="000000" w:themeColor="text1"/>
          <w:sz w:val="28"/>
          <w:szCs w:val="28"/>
        </w:rPr>
      </w:pPr>
      <w:r w:rsidRPr="004B4242">
        <w:rPr>
          <w:rFonts w:hint="eastAsia"/>
          <w:color w:val="000000" w:themeColor="text1"/>
          <w:sz w:val="28"/>
          <w:szCs w:val="28"/>
        </w:rPr>
        <w:lastRenderedPageBreak/>
        <w:t>下面以</w:t>
      </w:r>
      <w:r w:rsidRPr="004B4242">
        <w:rPr>
          <w:color w:val="000000" w:themeColor="text1"/>
          <w:sz w:val="28"/>
          <w:szCs w:val="28"/>
        </w:rPr>
        <w:t>蛋白质语言模型</w:t>
      </w:r>
      <w:r w:rsidRPr="004B4242">
        <w:rPr>
          <w:rFonts w:hint="eastAsia"/>
          <w:color w:val="000000" w:themeColor="text1"/>
          <w:sz w:val="28"/>
          <w:szCs w:val="28"/>
        </w:rPr>
        <w:t>采用</w:t>
      </w:r>
      <w:r w:rsidRPr="004B4242">
        <w:rPr>
          <w:color w:val="000000" w:themeColor="text1"/>
          <w:sz w:val="28"/>
          <w:szCs w:val="28"/>
        </w:rPr>
        <w:t>ESM2-650M</w:t>
      </w:r>
      <w:r w:rsidRPr="004B4242">
        <w:rPr>
          <w:rFonts w:hint="eastAsia"/>
          <w:color w:val="000000" w:themeColor="text1"/>
          <w:sz w:val="28"/>
          <w:szCs w:val="28"/>
        </w:rPr>
        <w:t>模型为例进行说明。</w:t>
      </w:r>
    </w:p>
    <w:p w14:paraId="6E9FD413" w14:textId="30B6FFA7" w:rsidR="00402BE9" w:rsidRPr="004B4242" w:rsidRDefault="00BD7FBD" w:rsidP="00CC0E12">
      <w:pPr>
        <w:autoSpaceDE w:val="0"/>
        <w:autoSpaceDN w:val="0"/>
        <w:adjustRightInd w:val="0"/>
        <w:ind w:firstLineChars="200" w:firstLine="560"/>
        <w:jc w:val="distribute"/>
        <w:rPr>
          <w:color w:val="000000" w:themeColor="text1"/>
          <w:sz w:val="28"/>
          <w:szCs w:val="28"/>
        </w:rPr>
      </w:pPr>
      <w:r w:rsidRPr="004B4242">
        <w:rPr>
          <w:rFonts w:hint="eastAsia"/>
          <w:color w:val="000000" w:themeColor="text1"/>
          <w:sz w:val="28"/>
          <w:szCs w:val="28"/>
        </w:rPr>
        <w:t>如图</w:t>
      </w:r>
      <w:r w:rsidRPr="004B4242">
        <w:rPr>
          <w:rFonts w:hint="eastAsia"/>
          <w:color w:val="000000" w:themeColor="text1"/>
          <w:sz w:val="28"/>
          <w:szCs w:val="28"/>
        </w:rPr>
        <w:t>2</w:t>
      </w:r>
      <w:r w:rsidRPr="004B4242">
        <w:rPr>
          <w:rFonts w:hint="eastAsia"/>
          <w:color w:val="000000" w:themeColor="text1"/>
          <w:sz w:val="28"/>
          <w:szCs w:val="28"/>
        </w:rPr>
        <w:t>所示，</w:t>
      </w:r>
      <w:r w:rsidR="00312915" w:rsidRPr="004B4242">
        <w:rPr>
          <w:color w:val="000000" w:themeColor="text1"/>
          <w:sz w:val="28"/>
          <w:szCs w:val="28"/>
        </w:rPr>
        <w:t>采用</w:t>
      </w:r>
      <w:r w:rsidR="00312915" w:rsidRPr="004B4242">
        <w:rPr>
          <w:color w:val="000000" w:themeColor="text1"/>
          <w:sz w:val="28"/>
          <w:szCs w:val="28"/>
        </w:rPr>
        <w:t>ESM2-650M</w:t>
      </w:r>
      <w:r w:rsidR="00A562B8" w:rsidRPr="004B4242">
        <w:rPr>
          <w:rFonts w:hint="eastAsia"/>
          <w:color w:val="000000" w:themeColor="text1"/>
          <w:sz w:val="28"/>
          <w:szCs w:val="28"/>
        </w:rPr>
        <w:t>模型</w:t>
      </w:r>
      <w:r w:rsidR="001605C4" w:rsidRPr="004B4242">
        <w:rPr>
          <w:rFonts w:hint="eastAsia"/>
          <w:color w:val="000000" w:themeColor="text1"/>
          <w:sz w:val="28"/>
          <w:szCs w:val="28"/>
        </w:rPr>
        <w:t>获取</w:t>
      </w:r>
      <w:r w:rsidR="001605C4" w:rsidRPr="004B4242">
        <w:rPr>
          <w:color w:val="000000" w:themeColor="text1"/>
          <w:sz w:val="28"/>
          <w:szCs w:val="28"/>
        </w:rPr>
        <w:t>蛋白质的进化序列特征</w:t>
      </w:r>
      <w:r w:rsidR="001605C4" w:rsidRPr="004B4242">
        <w:rPr>
          <w:rFonts w:hint="eastAsia"/>
          <w:color w:val="000000" w:themeColor="text1"/>
          <w:sz w:val="28"/>
          <w:szCs w:val="28"/>
        </w:rPr>
        <w:t>，具体是</w:t>
      </w:r>
      <w:r w:rsidR="00312915" w:rsidRPr="004B4242">
        <w:rPr>
          <w:color w:val="000000" w:themeColor="text1"/>
          <w:sz w:val="28"/>
          <w:szCs w:val="28"/>
        </w:rPr>
        <w:t>对</w:t>
      </w:r>
      <w:r w:rsidR="00A562B8" w:rsidRPr="004B4242">
        <w:rPr>
          <w:rFonts w:hint="eastAsia"/>
          <w:color w:val="000000" w:themeColor="text1"/>
          <w:sz w:val="28"/>
          <w:szCs w:val="28"/>
        </w:rPr>
        <w:t>蛋白质</w:t>
      </w:r>
      <w:r w:rsidR="00312915" w:rsidRPr="004B4242">
        <w:rPr>
          <w:color w:val="000000" w:themeColor="text1"/>
          <w:sz w:val="28"/>
          <w:szCs w:val="28"/>
        </w:rPr>
        <w:t>序列中各残基进行上下文编码，</w:t>
      </w:r>
      <w:r w:rsidR="00A562B8" w:rsidRPr="004B4242">
        <w:rPr>
          <w:rFonts w:hint="eastAsia"/>
          <w:color w:val="000000" w:themeColor="text1"/>
          <w:sz w:val="28"/>
          <w:szCs w:val="28"/>
        </w:rPr>
        <w:t>获取嵌入表示形式，然后</w:t>
      </w:r>
      <w:r w:rsidR="00312915" w:rsidRPr="004B4242">
        <w:rPr>
          <w:color w:val="000000" w:themeColor="text1"/>
          <w:sz w:val="28"/>
          <w:szCs w:val="28"/>
        </w:rPr>
        <w:t>进行均值池化，</w:t>
      </w:r>
      <w:r w:rsidR="001605C4" w:rsidRPr="004B4242">
        <w:rPr>
          <w:rFonts w:hint="eastAsia"/>
          <w:color w:val="000000" w:themeColor="text1"/>
          <w:sz w:val="28"/>
          <w:szCs w:val="28"/>
        </w:rPr>
        <w:t>得到</w:t>
      </w:r>
      <w:r w:rsidR="00A562B8" w:rsidRPr="004B4242">
        <w:rPr>
          <w:color w:val="000000" w:themeColor="text1"/>
          <w:sz w:val="28"/>
          <w:szCs w:val="28"/>
        </w:rPr>
        <w:t>序列模态特征向量</w:t>
      </w:r>
      <w:r w:rsidR="00312915" w:rsidRPr="004B4242">
        <w:rPr>
          <w:color w:val="000000" w:themeColor="text1"/>
          <w:sz w:val="28"/>
          <w:szCs w:val="28"/>
        </w:rPr>
        <w:t>。具体而言，</w:t>
      </w:r>
      <w:r w:rsidR="00402BE9" w:rsidRPr="004B4242">
        <w:rPr>
          <w:color w:val="000000" w:themeColor="text1"/>
          <w:sz w:val="28"/>
          <w:szCs w:val="28"/>
        </w:rPr>
        <w:t>若蛋白质序列</w:t>
      </w:r>
      <w:r w:rsidR="00402BE9" w:rsidRPr="004B4242">
        <w:rPr>
          <w:color w:val="000000" w:themeColor="text1"/>
          <w:sz w:val="28"/>
          <w:szCs w:val="28"/>
        </w:rPr>
        <w:t>P</w:t>
      </w:r>
      <w:r w:rsidR="00402BE9" w:rsidRPr="004B4242">
        <w:rPr>
          <w:color w:val="000000" w:themeColor="text1"/>
          <w:sz w:val="28"/>
          <w:szCs w:val="28"/>
        </w:rPr>
        <w:t>的长度为</w:t>
      </w:r>
      <w:r w:rsidR="00402BE9" w:rsidRPr="004B4242">
        <w:rPr>
          <w:color w:val="000000" w:themeColor="text1"/>
          <w:sz w:val="28"/>
          <w:szCs w:val="28"/>
        </w:rPr>
        <w:t>L</w:t>
      </w:r>
      <w:r w:rsidR="00402BE9" w:rsidRPr="004B4242">
        <w:rPr>
          <w:color w:val="000000" w:themeColor="text1"/>
          <w:sz w:val="28"/>
          <w:szCs w:val="28"/>
        </w:rPr>
        <w:t>，即由</w:t>
      </w:r>
      <w:r w:rsidR="00402BE9" w:rsidRPr="004B4242">
        <w:rPr>
          <w:color w:val="000000" w:themeColor="text1"/>
          <w:sz w:val="28"/>
          <w:szCs w:val="28"/>
        </w:rPr>
        <w:t>L</w:t>
      </w:r>
      <w:r w:rsidR="00402BE9" w:rsidRPr="004B4242">
        <w:rPr>
          <w:color w:val="000000" w:themeColor="text1"/>
          <w:sz w:val="28"/>
          <w:szCs w:val="28"/>
        </w:rPr>
        <w:t>个氨基酸残基构成，则</w:t>
      </w:r>
      <w:r w:rsidR="00402BE9" w:rsidRPr="004B4242">
        <w:rPr>
          <w:color w:val="000000" w:themeColor="text1"/>
          <w:sz w:val="28"/>
          <w:szCs w:val="28"/>
        </w:rPr>
        <w:t>P=</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a</m:t>
            </m:r>
          </m:e>
          <m:sub>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a</m:t>
            </m:r>
          </m:e>
          <m:sub>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a</m:t>
            </m:r>
          </m:e>
          <m:sub>
            <m:r>
              <m:rPr>
                <m:sty m:val="p"/>
              </m:rPr>
              <w:rPr>
                <w:rFonts w:ascii="Cambria Math" w:hAnsi="Cambria Math"/>
                <w:color w:val="000000" w:themeColor="text1"/>
                <w:sz w:val="28"/>
                <w:szCs w:val="28"/>
              </w:rPr>
              <m:t>L</m:t>
            </m:r>
          </m:sub>
        </m:sSub>
      </m:oMath>
      <w:r w:rsidR="00402BE9" w:rsidRPr="004B4242">
        <w:rPr>
          <w:color w:val="000000" w:themeColor="text1"/>
          <w:sz w:val="28"/>
          <w:szCs w:val="28"/>
        </w:rPr>
        <w:t>，其中，</w:t>
      </w:r>
      <w:r w:rsidR="001605C4" w:rsidRPr="004B4242">
        <w:rPr>
          <w:rFonts w:hint="eastAsia"/>
          <w:color w:val="000000" w:themeColor="text1"/>
          <w:sz w:val="28"/>
          <w:szCs w:val="28"/>
        </w:rPr>
        <w:t>P</w:t>
      </w:r>
      <w:r w:rsidR="001605C4" w:rsidRPr="004B4242">
        <w:rPr>
          <w:rFonts w:hint="eastAsia"/>
          <w:color w:val="000000" w:themeColor="text1"/>
          <w:sz w:val="28"/>
          <w:szCs w:val="28"/>
        </w:rPr>
        <w:t>表示蛋白质序列，</w:t>
      </w:r>
      <w:r w:rsidR="00C82C29" w:rsidRPr="004B4242">
        <w:rPr>
          <w:rFonts w:hint="eastAsia"/>
          <w:color w:val="000000" w:themeColor="text1"/>
          <w:sz w:val="28"/>
          <w:szCs w:val="28"/>
        </w:rPr>
        <w:t>L</w:t>
      </w:r>
      <w:r w:rsidR="00C82C29" w:rsidRPr="004B4242">
        <w:rPr>
          <w:rFonts w:hint="eastAsia"/>
          <w:color w:val="000000" w:themeColor="text1"/>
          <w:sz w:val="28"/>
          <w:szCs w:val="28"/>
        </w:rPr>
        <w:t>表示氨基酸残基的个数，</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a</m:t>
            </m:r>
          </m:e>
          <m:sub>
            <m:r>
              <m:rPr>
                <m:sty m:val="p"/>
              </m:rPr>
              <w:rPr>
                <w:rFonts w:ascii="Cambria Math" w:hAnsi="Cambria Math"/>
                <w:color w:val="000000" w:themeColor="text1"/>
                <w:sz w:val="28"/>
                <w:szCs w:val="28"/>
              </w:rPr>
              <m:t>i</m:t>
            </m:r>
          </m:sub>
        </m:sSub>
      </m:oMath>
      <w:r w:rsidR="00402BE9" w:rsidRPr="004B4242">
        <w:rPr>
          <w:color w:val="000000" w:themeColor="text1"/>
          <w:sz w:val="28"/>
          <w:szCs w:val="28"/>
        </w:rPr>
        <w:t>表示第</w:t>
      </w:r>
      <m:oMath>
        <m:r>
          <m:rPr>
            <m:sty m:val="p"/>
          </m:rPr>
          <w:rPr>
            <w:rFonts w:ascii="Cambria Math" w:hAnsi="Cambria Math"/>
            <w:color w:val="000000" w:themeColor="text1"/>
            <w:sz w:val="28"/>
            <w:szCs w:val="28"/>
          </w:rPr>
          <m:t>i</m:t>
        </m:r>
      </m:oMath>
      <w:r w:rsidR="00402BE9" w:rsidRPr="004B4242">
        <w:rPr>
          <w:color w:val="000000" w:themeColor="text1"/>
          <w:sz w:val="28"/>
          <w:szCs w:val="28"/>
        </w:rPr>
        <w:t>个氨基酸残基</w:t>
      </w:r>
      <m:oMath>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rPr>
          <m:t>i=1,…,L</m:t>
        </m:r>
        <m:r>
          <m:rPr>
            <m:sty m:val="p"/>
          </m:rPr>
          <w:rPr>
            <w:rFonts w:ascii="Cambria Math" w:hAnsi="Cambria Math"/>
            <w:color w:val="000000" w:themeColor="text1"/>
            <w:sz w:val="28"/>
            <w:szCs w:val="28"/>
          </w:rPr>
          <m:t>）</m:t>
        </m:r>
      </m:oMath>
      <w:r w:rsidR="00402BE9" w:rsidRPr="004B4242">
        <w:rPr>
          <w:color w:val="000000" w:themeColor="text1"/>
          <w:sz w:val="28"/>
          <w:szCs w:val="28"/>
        </w:rPr>
        <w:t>，</w:t>
      </w:r>
      <w:r w:rsidR="00D27732" w:rsidRPr="004B4242">
        <w:rPr>
          <w:rFonts w:hint="eastAsia"/>
          <w:color w:val="000000" w:themeColor="text1"/>
          <w:sz w:val="28"/>
          <w:szCs w:val="28"/>
        </w:rPr>
        <w:t>例如，</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a</m:t>
            </m:r>
          </m:e>
          <m:sub>
            <m:r>
              <m:rPr>
                <m:sty m:val="p"/>
              </m:rPr>
              <w:rPr>
                <w:rFonts w:ascii="Cambria Math" w:hAnsi="Cambria Math"/>
                <w:color w:val="000000" w:themeColor="text1"/>
                <w:sz w:val="28"/>
                <w:szCs w:val="28"/>
              </w:rPr>
              <m:t>1</m:t>
            </m:r>
          </m:sub>
        </m:sSub>
      </m:oMath>
      <w:r w:rsidR="00D27732" w:rsidRPr="004B4242">
        <w:rPr>
          <w:rFonts w:hint="eastAsia"/>
          <w:color w:val="000000" w:themeColor="text1"/>
          <w:sz w:val="28"/>
          <w:szCs w:val="28"/>
        </w:rPr>
        <w:t>表示第</w:t>
      </w:r>
      <w:r w:rsidR="00D27732" w:rsidRPr="004B4242">
        <w:rPr>
          <w:rFonts w:hint="eastAsia"/>
          <w:color w:val="000000" w:themeColor="text1"/>
          <w:sz w:val="28"/>
          <w:szCs w:val="28"/>
        </w:rPr>
        <w:t>1</w:t>
      </w:r>
      <w:r w:rsidR="00D27732" w:rsidRPr="004B4242">
        <w:rPr>
          <w:rFonts w:hint="eastAsia"/>
          <w:color w:val="000000" w:themeColor="text1"/>
          <w:sz w:val="28"/>
          <w:szCs w:val="28"/>
        </w:rPr>
        <w:t>个氨基酸残基，</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a</m:t>
            </m:r>
          </m:e>
          <m:sub>
            <m:r>
              <m:rPr>
                <m:sty m:val="p"/>
              </m:rPr>
              <w:rPr>
                <w:rFonts w:ascii="Cambria Math" w:hAnsi="Cambria Math"/>
                <w:color w:val="000000" w:themeColor="text1"/>
                <w:sz w:val="28"/>
                <w:szCs w:val="28"/>
              </w:rPr>
              <m:t>L</m:t>
            </m:r>
          </m:sub>
        </m:sSub>
      </m:oMath>
      <w:r w:rsidR="00D27732" w:rsidRPr="004B4242">
        <w:rPr>
          <w:rFonts w:hint="eastAsia"/>
          <w:color w:val="000000" w:themeColor="text1"/>
          <w:sz w:val="28"/>
          <w:szCs w:val="28"/>
        </w:rPr>
        <w:t>表示第</w:t>
      </w:r>
      <w:r w:rsidR="00D27732" w:rsidRPr="004B4242">
        <w:rPr>
          <w:rFonts w:hint="eastAsia"/>
          <w:color w:val="000000" w:themeColor="text1"/>
          <w:sz w:val="28"/>
          <w:szCs w:val="28"/>
        </w:rPr>
        <w:t>L</w:t>
      </w:r>
      <w:r w:rsidR="00D27732" w:rsidRPr="004B4242">
        <w:rPr>
          <w:rFonts w:hint="eastAsia"/>
          <w:color w:val="000000" w:themeColor="text1"/>
          <w:sz w:val="28"/>
          <w:szCs w:val="28"/>
        </w:rPr>
        <w:t>个氨基酸残基，</w:t>
      </w:r>
      <w:r w:rsidR="00402BE9" w:rsidRPr="004B4242">
        <w:rPr>
          <w:color w:val="000000" w:themeColor="text1"/>
          <w:sz w:val="28"/>
          <w:szCs w:val="28"/>
        </w:rPr>
        <w:t>模型提取</w:t>
      </w:r>
      <w:r w:rsidR="00A562B8" w:rsidRPr="004B4242">
        <w:rPr>
          <w:rFonts w:hint="eastAsia"/>
          <w:color w:val="000000" w:themeColor="text1"/>
          <w:sz w:val="28"/>
          <w:szCs w:val="28"/>
        </w:rPr>
        <w:t>获得的</w:t>
      </w:r>
      <w:r w:rsidR="00402BE9" w:rsidRPr="004B4242">
        <w:rPr>
          <w:color w:val="000000" w:themeColor="text1"/>
          <w:sz w:val="28"/>
          <w:szCs w:val="28"/>
        </w:rPr>
        <w:t>各残基的嵌入表示</w:t>
      </w:r>
      <w:r w:rsidR="00A562B8" w:rsidRPr="004B4242">
        <w:rPr>
          <w:rFonts w:hint="eastAsia"/>
          <w:color w:val="000000" w:themeColor="text1"/>
          <w:sz w:val="28"/>
          <w:szCs w:val="28"/>
        </w:rPr>
        <w:t>则为</w:t>
      </w:r>
      <m:oMath>
        <m:r>
          <m:rPr>
            <m:nor/>
          </m:rPr>
          <w:rPr>
            <w:color w:val="000000" w:themeColor="text1"/>
            <w:sz w:val="28"/>
            <w:szCs w:val="28"/>
          </w:rPr>
          <m:t>ESM(</m:t>
        </m:r>
        <m:sSub>
          <m:sSubPr>
            <m:ctrlPr>
              <w:rPr>
                <w:rFonts w:ascii="Cambria Math" w:hAnsi="Cambria Math"/>
                <w:color w:val="000000" w:themeColor="text1"/>
                <w:sz w:val="28"/>
                <w:szCs w:val="28"/>
              </w:rPr>
            </m:ctrlPr>
          </m:sSubPr>
          <m:e>
            <m:r>
              <m:rPr>
                <m:nor/>
              </m:rPr>
              <w:rPr>
                <w:color w:val="000000" w:themeColor="text1"/>
                <w:sz w:val="28"/>
                <w:szCs w:val="28"/>
              </w:rPr>
              <m:t>a</m:t>
            </m:r>
          </m:e>
          <m:sub>
            <m:r>
              <m:rPr>
                <m:nor/>
              </m:rPr>
              <w:rPr>
                <w:color w:val="000000" w:themeColor="text1"/>
                <w:sz w:val="28"/>
                <w:szCs w:val="28"/>
              </w:rPr>
              <m:t>i</m:t>
            </m:r>
          </m:sub>
        </m:sSub>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r>
              <m:rPr>
                <m:nor/>
              </m:rPr>
              <w:rPr>
                <w:rFonts w:eastAsia="MS Mincho"/>
                <w:color w:val="000000" w:themeColor="text1"/>
                <w:sz w:val="28"/>
                <w:szCs w:val="28"/>
              </w:rPr>
              <m:t>R</m:t>
            </m:r>
          </m:e>
          <m:sup>
            <m:sSub>
              <m:sSubPr>
                <m:ctrlPr>
                  <w:rPr>
                    <w:rFonts w:ascii="Cambria Math" w:hAnsi="Cambria Math"/>
                    <w:color w:val="000000" w:themeColor="text1"/>
                    <w:sz w:val="28"/>
                    <w:szCs w:val="28"/>
                  </w:rPr>
                </m:ctrlPr>
              </m:sSubPr>
              <m:e>
                <m:r>
                  <m:rPr>
                    <m:nor/>
                  </m:rPr>
                  <w:rPr>
                    <w:color w:val="000000" w:themeColor="text1"/>
                    <w:sz w:val="28"/>
                    <w:szCs w:val="28"/>
                  </w:rPr>
                  <m:t>d</m:t>
                </m:r>
              </m:e>
              <m:sub>
                <m:r>
                  <m:rPr>
                    <m:nor/>
                  </m:rPr>
                  <w:rPr>
                    <w:color w:val="000000" w:themeColor="text1"/>
                    <w:sz w:val="28"/>
                    <w:szCs w:val="28"/>
                  </w:rPr>
                  <m:t>seq</m:t>
                </m:r>
              </m:sub>
            </m:sSub>
          </m:sup>
        </m:sSup>
      </m:oMath>
      <w:r w:rsidR="00402BE9" w:rsidRPr="004B4242">
        <w:rPr>
          <w:color w:val="000000" w:themeColor="text1"/>
          <w:sz w:val="28"/>
          <w:szCs w:val="28"/>
        </w:rPr>
        <w:t>，其中</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d</m:t>
            </m:r>
          </m:e>
          <m:sub>
            <m:r>
              <m:rPr>
                <m:sty m:val="p"/>
              </m:rPr>
              <w:rPr>
                <w:rFonts w:ascii="Cambria Math" w:hAnsi="Cambria Math"/>
                <w:color w:val="000000" w:themeColor="text1"/>
                <w:sz w:val="28"/>
                <w:szCs w:val="28"/>
              </w:rPr>
              <m:t>seq</m:t>
            </m:r>
          </m:sub>
        </m:sSub>
      </m:oMath>
      <w:r w:rsidR="00402BE9" w:rsidRPr="004B4242">
        <w:rPr>
          <w:color w:val="000000" w:themeColor="text1"/>
          <w:sz w:val="28"/>
          <w:szCs w:val="28"/>
        </w:rPr>
        <w:t>为序列嵌入维度</w:t>
      </w:r>
      <w:ins w:id="3" w:author="admin" w:date="2026-01-23T20:32:00Z">
        <w:r w:rsidR="000078E5">
          <w:rPr>
            <w:rFonts w:hint="eastAsia"/>
            <w:color w:val="000000" w:themeColor="text1"/>
            <w:sz w:val="28"/>
            <w:szCs w:val="28"/>
          </w:rPr>
          <w:t>，</w:t>
        </w:r>
        <w:r w:rsidR="000078E5">
          <w:rPr>
            <w:rFonts w:hint="eastAsia"/>
            <w:color w:val="000000" w:themeColor="text1"/>
            <w:sz w:val="28"/>
            <w:szCs w:val="28"/>
          </w:rPr>
          <w:t>R</w:t>
        </w:r>
        <w:r w:rsidR="000078E5">
          <w:rPr>
            <w:rFonts w:hint="eastAsia"/>
            <w:color w:val="000000" w:themeColor="text1"/>
            <w:sz w:val="28"/>
            <w:szCs w:val="28"/>
          </w:rPr>
          <w:t>为</w:t>
        </w:r>
      </w:ins>
      <w:ins w:id="4" w:author="admin" w:date="2026-01-26T10:13:00Z">
        <w:r w:rsidR="00CC0E12">
          <w:rPr>
            <w:rFonts w:hint="eastAsia"/>
            <w:color w:val="000000" w:themeColor="text1"/>
            <w:sz w:val="28"/>
            <w:szCs w:val="28"/>
          </w:rPr>
          <w:t>实数向量</w:t>
        </w:r>
      </w:ins>
      <w:ins w:id="5" w:author="admin" w:date="2026-01-26T10:14:00Z">
        <w:r w:rsidR="00CC0E12">
          <w:rPr>
            <w:rFonts w:hint="eastAsia"/>
            <w:color w:val="000000" w:themeColor="text1"/>
            <w:sz w:val="28"/>
            <w:szCs w:val="28"/>
          </w:rPr>
          <w:t>，即</w:t>
        </w:r>
      </w:ins>
      <m:oMath>
        <m:r>
          <w:ins w:id="6" w:author="admin" w:date="2026-01-26T10:13:00Z">
            <m:rPr>
              <m:nor/>
            </m:rPr>
            <w:rPr>
              <w:color w:val="000000" w:themeColor="text1"/>
              <w:sz w:val="28"/>
              <w:szCs w:val="28"/>
            </w:rPr>
            <m:t>ESM(</m:t>
          </w:ins>
        </m:r>
        <m:sSub>
          <m:sSubPr>
            <m:ctrlPr>
              <w:ins w:id="7" w:author="admin" w:date="2026-01-26T10:13:00Z">
                <w:rPr>
                  <w:rFonts w:ascii="Cambria Math" w:hAnsi="Cambria Math"/>
                  <w:color w:val="000000" w:themeColor="text1"/>
                  <w:sz w:val="28"/>
                  <w:szCs w:val="28"/>
                </w:rPr>
              </w:ins>
            </m:ctrlPr>
          </m:sSubPr>
          <m:e>
            <m:r>
              <w:ins w:id="8" w:author="admin" w:date="2026-01-26T10:13:00Z">
                <m:rPr>
                  <m:nor/>
                </m:rPr>
                <w:rPr>
                  <w:color w:val="000000" w:themeColor="text1"/>
                  <w:sz w:val="28"/>
                  <w:szCs w:val="28"/>
                </w:rPr>
                <m:t>a</m:t>
              </w:ins>
            </m:r>
          </m:e>
          <m:sub>
            <m:r>
              <w:ins w:id="9" w:author="admin" w:date="2026-01-26T10:13:00Z">
                <m:rPr>
                  <m:nor/>
                </m:rPr>
                <w:rPr>
                  <w:color w:val="000000" w:themeColor="text1"/>
                  <w:sz w:val="28"/>
                  <w:szCs w:val="28"/>
                </w:rPr>
                <m:t>i</m:t>
              </w:ins>
            </m:r>
          </m:sub>
        </m:sSub>
        <m:r>
          <w:ins w:id="10" w:author="admin" w:date="2026-01-26T10:13:00Z">
            <m:rPr>
              <m:sty m:val="p"/>
            </m:rPr>
            <w:rPr>
              <w:rFonts w:ascii="Cambria Math" w:hAnsi="Cambria Math"/>
              <w:color w:val="000000" w:themeColor="text1"/>
              <w:sz w:val="28"/>
              <w:szCs w:val="28"/>
            </w:rPr>
            <m:t>)</m:t>
          </w:ins>
        </m:r>
      </m:oMath>
      <w:ins w:id="11" w:author="admin" w:date="2026-01-26T10:15:00Z">
        <w:r w:rsidR="00CC0E12">
          <w:rPr>
            <w:rFonts w:hint="eastAsia"/>
            <w:color w:val="000000" w:themeColor="text1"/>
            <w:sz w:val="28"/>
            <w:szCs w:val="28"/>
          </w:rPr>
          <w:t>是一个</w:t>
        </w:r>
      </w:ins>
      <m:oMath>
        <m:sSub>
          <m:sSubPr>
            <m:ctrlPr>
              <w:ins w:id="12" w:author="admin" w:date="2026-01-26T10:14:00Z">
                <w:rPr>
                  <w:rFonts w:ascii="Cambria Math" w:hAnsi="Cambria Math"/>
                  <w:color w:val="000000" w:themeColor="text1"/>
                  <w:sz w:val="28"/>
                  <w:szCs w:val="28"/>
                </w:rPr>
              </w:ins>
            </m:ctrlPr>
          </m:sSubPr>
          <m:e>
            <m:r>
              <w:ins w:id="13" w:author="admin" w:date="2026-01-26T10:14:00Z">
                <m:rPr>
                  <m:sty m:val="p"/>
                </m:rPr>
                <w:rPr>
                  <w:rFonts w:ascii="Cambria Math" w:hAnsi="Cambria Math"/>
                  <w:color w:val="000000" w:themeColor="text1"/>
                  <w:sz w:val="28"/>
                  <w:szCs w:val="28"/>
                </w:rPr>
                <m:t>d</m:t>
              </w:ins>
            </m:r>
          </m:e>
          <m:sub>
            <m:r>
              <w:ins w:id="14" w:author="admin" w:date="2026-01-26T10:14:00Z">
                <m:rPr>
                  <m:sty m:val="p"/>
                </m:rPr>
                <w:rPr>
                  <w:rFonts w:ascii="Cambria Math" w:hAnsi="Cambria Math"/>
                  <w:color w:val="000000" w:themeColor="text1"/>
                  <w:sz w:val="28"/>
                  <w:szCs w:val="28"/>
                </w:rPr>
                <m:t>seq</m:t>
              </w:ins>
            </m:r>
          </m:sub>
        </m:sSub>
      </m:oMath>
      <w:ins w:id="15" w:author="admin" w:date="2026-01-26T10:14:00Z">
        <w:r w:rsidR="00CC0E12">
          <w:rPr>
            <w:rFonts w:hint="eastAsia"/>
            <w:color w:val="000000" w:themeColor="text1"/>
            <w:sz w:val="28"/>
            <w:szCs w:val="28"/>
          </w:rPr>
          <w:t>维的实数向量</w:t>
        </w:r>
      </w:ins>
      <w:r w:rsidR="00A562B8" w:rsidRPr="004B4242">
        <w:rPr>
          <w:rFonts w:hint="eastAsia"/>
          <w:color w:val="000000" w:themeColor="text1"/>
          <w:sz w:val="28"/>
          <w:szCs w:val="28"/>
        </w:rPr>
        <w:t>。</w:t>
      </w:r>
    </w:p>
    <w:p w14:paraId="0497D4B7" w14:textId="7ABD92BE" w:rsidR="00CE2396" w:rsidRPr="004B4242" w:rsidRDefault="00A562B8">
      <w:pPr>
        <w:autoSpaceDE w:val="0"/>
        <w:autoSpaceDN w:val="0"/>
        <w:adjustRightInd w:val="0"/>
        <w:ind w:firstLineChars="200" w:firstLine="560"/>
        <w:rPr>
          <w:color w:val="000000" w:themeColor="text1"/>
          <w:sz w:val="28"/>
          <w:szCs w:val="28"/>
        </w:rPr>
      </w:pPr>
      <w:r w:rsidRPr="004B4242">
        <w:rPr>
          <w:rFonts w:hint="eastAsia"/>
          <w:color w:val="000000" w:themeColor="text1"/>
          <w:sz w:val="28"/>
          <w:szCs w:val="28"/>
        </w:rPr>
        <w:t>进一步，将嵌入表示</w:t>
      </w:r>
      <w:r w:rsidR="00CE2396" w:rsidRPr="004B4242">
        <w:rPr>
          <w:color w:val="000000" w:themeColor="text1"/>
          <w:sz w:val="28"/>
          <w:szCs w:val="28"/>
        </w:rPr>
        <w:t>进行均质池化处理，</w:t>
      </w:r>
      <w:r w:rsidR="00310122" w:rsidRPr="004B4242">
        <w:rPr>
          <w:rFonts w:hint="eastAsia"/>
          <w:color w:val="000000" w:themeColor="text1"/>
          <w:sz w:val="28"/>
          <w:szCs w:val="28"/>
        </w:rPr>
        <w:t>得到序列模态特征向量，</w:t>
      </w:r>
      <w:r w:rsidR="001605C4" w:rsidRPr="004B4242">
        <w:rPr>
          <w:rFonts w:hint="eastAsia"/>
          <w:color w:val="000000" w:themeColor="text1"/>
          <w:sz w:val="28"/>
          <w:szCs w:val="28"/>
        </w:rPr>
        <w:t>此过程</w:t>
      </w:r>
      <w:r w:rsidR="00CE2396" w:rsidRPr="004B4242">
        <w:rPr>
          <w:color w:val="000000" w:themeColor="text1"/>
          <w:sz w:val="28"/>
          <w:szCs w:val="28"/>
        </w:rPr>
        <w:t>表示为</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seq</m:t>
            </m:r>
          </m:sub>
        </m:sSub>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1</m:t>
            </m:r>
            <m:ctrlPr>
              <w:rPr>
                <w:rFonts w:ascii="Cambria Math" w:hAnsi="Cambria Math"/>
                <w:color w:val="000000" w:themeColor="text1"/>
                <w:sz w:val="28"/>
                <w:szCs w:val="28"/>
              </w:rPr>
            </m:ctrlPr>
          </m:num>
          <m:den>
            <m:r>
              <w:rPr>
                <w:rFonts w:ascii="Cambria Math" w:hAnsi="Cambria Math"/>
                <w:color w:val="000000" w:themeColor="text1"/>
                <w:sz w:val="28"/>
                <w:szCs w:val="28"/>
              </w:rPr>
              <m:t>L</m:t>
            </m:r>
            <m:ctrlPr>
              <w:rPr>
                <w:rFonts w:ascii="Cambria Math" w:hAnsi="Cambria Math"/>
                <w:color w:val="000000" w:themeColor="text1"/>
                <w:sz w:val="28"/>
                <w:szCs w:val="28"/>
              </w:rPr>
            </m:ctrlPr>
          </m:den>
        </m:f>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i=1</m:t>
            </m:r>
            <m:ctrlPr>
              <w:rPr>
                <w:rFonts w:ascii="Cambria Math" w:hAnsi="Cambria Math"/>
                <w:color w:val="000000" w:themeColor="text1"/>
                <w:sz w:val="28"/>
                <w:szCs w:val="28"/>
              </w:rPr>
            </m:ctrlPr>
          </m:sub>
          <m:sup>
            <m:r>
              <w:rPr>
                <w:rFonts w:ascii="Cambria Math" w:hAnsi="Cambria Math"/>
                <w:color w:val="000000" w:themeColor="text1"/>
                <w:sz w:val="28"/>
                <w:szCs w:val="28"/>
              </w:rPr>
              <m:t>L</m:t>
            </m:r>
            <m:ctrlPr>
              <w:rPr>
                <w:rFonts w:ascii="Cambria Math" w:hAnsi="Cambria Math"/>
                <w:color w:val="000000" w:themeColor="text1"/>
                <w:sz w:val="28"/>
                <w:szCs w:val="28"/>
              </w:rPr>
            </m:ctrlPr>
          </m:sup>
          <m:e>
            <m:r>
              <w:rPr>
                <w:rFonts w:ascii="Cambria Math" w:hAnsi="Cambria Math"/>
                <w:color w:val="000000" w:themeColor="text1"/>
                <w:sz w:val="28"/>
                <w:szCs w:val="28"/>
              </w:rPr>
              <m:t>ESM</m:t>
            </m:r>
            <m:ctrlPr>
              <w:rPr>
                <w:rFonts w:ascii="Cambria Math" w:hAnsi="Cambria Math"/>
                <w:color w:val="000000" w:themeColor="text1"/>
                <w:sz w:val="28"/>
                <w:szCs w:val="28"/>
              </w:rPr>
            </m:ctrlPr>
          </m:e>
        </m:nary>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i</m:t>
            </m:r>
          </m:sub>
        </m:sSub>
        <m:r>
          <w:rPr>
            <w:rFonts w:ascii="Cambria Math" w:hAnsi="Cambria Math"/>
            <w:color w:val="000000" w:themeColor="text1"/>
            <w:sz w:val="28"/>
            <w:szCs w:val="28"/>
          </w:rPr>
          <m:t>)</m:t>
        </m:r>
      </m:oMath>
      <w:r w:rsidR="00312915" w:rsidRPr="004B4242">
        <w:rPr>
          <w:color w:val="000000" w:themeColor="text1"/>
          <w:sz w:val="28"/>
          <w:szCs w:val="28"/>
        </w:rPr>
        <w:t>，其中，</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seq</m:t>
            </m:r>
          </m:sub>
        </m:sSub>
      </m:oMath>
      <w:r w:rsidR="00312915" w:rsidRPr="004B4242">
        <w:rPr>
          <w:color w:val="000000" w:themeColor="text1"/>
          <w:sz w:val="28"/>
          <w:szCs w:val="28"/>
        </w:rPr>
        <w:t>表示</w:t>
      </w:r>
      <w:r w:rsidR="00351D93" w:rsidRPr="004B4242">
        <w:rPr>
          <w:color w:val="000000" w:themeColor="text1"/>
          <w:sz w:val="28"/>
          <w:szCs w:val="28"/>
        </w:rPr>
        <w:t>序列模态特征向量</w:t>
      </w:r>
      <w:r w:rsidR="00351D93" w:rsidRPr="004B4242">
        <w:rPr>
          <w:rFonts w:hint="eastAsia"/>
          <w:color w:val="000000" w:themeColor="text1"/>
          <w:sz w:val="28"/>
          <w:szCs w:val="28"/>
        </w:rPr>
        <w:t>（反映</w:t>
      </w:r>
      <w:r w:rsidR="00312915" w:rsidRPr="004B4242">
        <w:rPr>
          <w:color w:val="000000" w:themeColor="text1"/>
          <w:sz w:val="28"/>
          <w:szCs w:val="28"/>
        </w:rPr>
        <w:t>蛋白质的进化序列特征</w:t>
      </w:r>
      <w:r w:rsidR="00351D93" w:rsidRPr="004B4242">
        <w:rPr>
          <w:rFonts w:hint="eastAsia"/>
          <w:color w:val="000000" w:themeColor="text1"/>
          <w:sz w:val="28"/>
          <w:szCs w:val="28"/>
        </w:rPr>
        <w:t>）</w:t>
      </w:r>
      <w:r w:rsidR="00312915" w:rsidRPr="004B4242">
        <w:rPr>
          <w:color w:val="000000" w:themeColor="text1"/>
          <w:sz w:val="28"/>
          <w:szCs w:val="28"/>
        </w:rPr>
        <w:t>。</w:t>
      </w:r>
    </w:p>
    <w:p w14:paraId="0D4DD638" w14:textId="5F35566A" w:rsidR="00C82C29" w:rsidRPr="004B4242" w:rsidRDefault="00C82C29" w:rsidP="00C82C29">
      <w:pPr>
        <w:ind w:firstLine="576"/>
        <w:rPr>
          <w:color w:val="000000" w:themeColor="text1"/>
          <w:sz w:val="28"/>
          <w:szCs w:val="28"/>
        </w:rPr>
      </w:pPr>
      <w:r w:rsidRPr="004B4242">
        <w:rPr>
          <w:rFonts w:hint="eastAsia"/>
          <w:color w:val="000000" w:themeColor="text1"/>
          <w:sz w:val="28"/>
          <w:szCs w:val="28"/>
        </w:rPr>
        <w:t>在一些实施方式中，</w:t>
      </w:r>
      <w:r w:rsidRPr="004B4242">
        <w:rPr>
          <w:color w:val="000000" w:themeColor="text1"/>
          <w:sz w:val="28"/>
          <w:szCs w:val="28"/>
        </w:rPr>
        <w:t>使用</w:t>
      </w:r>
      <w:r w:rsidRPr="004B4242">
        <w:rPr>
          <w:rFonts w:hint="eastAsia"/>
          <w:color w:val="000000" w:themeColor="text1"/>
          <w:sz w:val="28"/>
          <w:szCs w:val="28"/>
        </w:rPr>
        <w:t>文本嵌入模型（</w:t>
      </w:r>
      <w:r w:rsidR="00310122" w:rsidRPr="004B4242">
        <w:rPr>
          <w:rFonts w:hint="eastAsia"/>
          <w:color w:val="000000" w:themeColor="text1"/>
          <w:sz w:val="28"/>
          <w:szCs w:val="28"/>
        </w:rPr>
        <w:t>具体如</w:t>
      </w:r>
      <w:r w:rsidRPr="004B4242">
        <w:rPr>
          <w:color w:val="000000" w:themeColor="text1"/>
          <w:sz w:val="28"/>
          <w:szCs w:val="28"/>
        </w:rPr>
        <w:t>Qwen3-Embedding-4B</w:t>
      </w:r>
      <w:r w:rsidRPr="004B4242">
        <w:rPr>
          <w:color w:val="000000" w:themeColor="text1"/>
          <w:sz w:val="28"/>
          <w:szCs w:val="28"/>
        </w:rPr>
        <w:t>模型</w:t>
      </w:r>
      <w:r w:rsidRPr="004B4242">
        <w:rPr>
          <w:rFonts w:hint="eastAsia"/>
          <w:color w:val="000000" w:themeColor="text1"/>
          <w:sz w:val="28"/>
          <w:szCs w:val="28"/>
        </w:rPr>
        <w:t>）</w:t>
      </w:r>
      <w:r w:rsidRPr="004B4242">
        <w:rPr>
          <w:color w:val="000000" w:themeColor="text1"/>
          <w:sz w:val="28"/>
          <w:szCs w:val="28"/>
        </w:rPr>
        <w:t>对蛋白质结构域文本进行编码并转换成嵌入表示形式，然后进行均值池化处理，得到结构域模态特征向量</w:t>
      </w:r>
      <w:r w:rsidRPr="004B4242">
        <w:rPr>
          <w:rFonts w:hint="eastAsia"/>
          <w:color w:val="000000" w:themeColor="text1"/>
          <w:sz w:val="28"/>
          <w:szCs w:val="28"/>
        </w:rPr>
        <w:t>。</w:t>
      </w:r>
    </w:p>
    <w:p w14:paraId="26143D45" w14:textId="3B782AAA" w:rsidR="00C82C29" w:rsidRPr="004B4242" w:rsidRDefault="00C82C29" w:rsidP="00CC0E12">
      <w:pPr>
        <w:ind w:firstLine="576"/>
        <w:rPr>
          <w:color w:val="000000" w:themeColor="text1"/>
          <w:sz w:val="28"/>
          <w:szCs w:val="28"/>
        </w:rPr>
      </w:pPr>
      <w:r w:rsidRPr="004B4242">
        <w:rPr>
          <w:rFonts w:hint="eastAsia"/>
          <w:color w:val="000000" w:themeColor="text1"/>
          <w:sz w:val="28"/>
          <w:szCs w:val="28"/>
        </w:rPr>
        <w:t>在一些具体的实施方式中，</w:t>
      </w:r>
      <w:r w:rsidRPr="004B4242">
        <w:rPr>
          <w:color w:val="000000" w:themeColor="text1"/>
          <w:sz w:val="28"/>
          <w:szCs w:val="28"/>
        </w:rPr>
        <w:t>使用</w:t>
      </w:r>
      <w:r w:rsidRPr="004B4242">
        <w:rPr>
          <w:rFonts w:hint="eastAsia"/>
          <w:color w:val="000000" w:themeColor="text1"/>
          <w:sz w:val="28"/>
          <w:szCs w:val="28"/>
        </w:rPr>
        <w:t>文本嵌入模型（例如</w:t>
      </w:r>
      <w:r w:rsidRPr="004B4242">
        <w:rPr>
          <w:color w:val="000000" w:themeColor="text1"/>
          <w:sz w:val="28"/>
          <w:szCs w:val="28"/>
        </w:rPr>
        <w:t>Qwen3-Embedding-4B</w:t>
      </w:r>
      <w:r w:rsidRPr="004B4242">
        <w:rPr>
          <w:color w:val="000000" w:themeColor="text1"/>
          <w:sz w:val="28"/>
          <w:szCs w:val="28"/>
        </w:rPr>
        <w:t>模型</w:t>
      </w:r>
      <w:r w:rsidRPr="004B4242">
        <w:rPr>
          <w:rFonts w:hint="eastAsia"/>
          <w:color w:val="000000" w:themeColor="text1"/>
          <w:sz w:val="28"/>
          <w:szCs w:val="28"/>
        </w:rPr>
        <w:t>）</w:t>
      </w:r>
      <w:r w:rsidRPr="004B4242">
        <w:rPr>
          <w:color w:val="000000" w:themeColor="text1"/>
          <w:sz w:val="28"/>
          <w:szCs w:val="28"/>
        </w:rPr>
        <w:t>对蛋白质结构域文本进行编码并转换成嵌入表示形式，然后进行两步均值池化处理，得到结构域模态特征向量，具体如下：</w:t>
      </w:r>
    </w:p>
    <w:p w14:paraId="7C0AEBC8" w14:textId="4ACF3AF8" w:rsidR="00C82C29" w:rsidRPr="004B4242" w:rsidRDefault="00C82C29" w:rsidP="00C82C29">
      <w:pPr>
        <w:ind w:firstLine="576"/>
        <w:rPr>
          <w:color w:val="000000" w:themeColor="text1"/>
          <w:sz w:val="28"/>
          <w:szCs w:val="28"/>
        </w:rPr>
      </w:pPr>
      <w:r w:rsidRPr="004B4242">
        <w:rPr>
          <w:color w:val="000000" w:themeColor="text1"/>
          <w:sz w:val="28"/>
          <w:szCs w:val="28"/>
        </w:rPr>
        <w:t>蛋白质结构</w:t>
      </w:r>
      <w:r w:rsidR="00BE4066">
        <w:rPr>
          <w:rFonts w:hint="eastAsia"/>
          <w:color w:val="000000" w:themeColor="text1"/>
          <w:sz w:val="28"/>
          <w:szCs w:val="28"/>
        </w:rPr>
        <w:t>域</w:t>
      </w:r>
      <w:r w:rsidRPr="004B4242">
        <w:rPr>
          <w:color w:val="000000" w:themeColor="text1"/>
          <w:sz w:val="28"/>
          <w:szCs w:val="28"/>
        </w:rPr>
        <w:t>文本包含</w:t>
      </w:r>
      <w:r w:rsidRPr="004B4242">
        <w:rPr>
          <w:color w:val="000000" w:themeColor="text1"/>
          <w:sz w:val="28"/>
          <w:szCs w:val="28"/>
        </w:rPr>
        <w:t>K</w:t>
      </w:r>
      <w:r w:rsidRPr="004B4242">
        <w:rPr>
          <w:color w:val="000000" w:themeColor="text1"/>
          <w:sz w:val="28"/>
          <w:szCs w:val="28"/>
        </w:rPr>
        <w:t>个结构域，使用</w:t>
      </w:r>
      <w:r w:rsidRPr="004B4242">
        <w:rPr>
          <w:rFonts w:hint="eastAsia"/>
          <w:color w:val="000000" w:themeColor="text1"/>
          <w:sz w:val="28"/>
          <w:szCs w:val="28"/>
        </w:rPr>
        <w:t>文本嵌入模型（例如</w:t>
      </w:r>
      <w:r w:rsidRPr="004B4242">
        <w:rPr>
          <w:color w:val="000000" w:themeColor="text1"/>
          <w:sz w:val="28"/>
          <w:szCs w:val="28"/>
        </w:rPr>
        <w:t>Qwen3-Embedding-4B</w:t>
      </w:r>
      <w:r w:rsidRPr="004B4242">
        <w:rPr>
          <w:color w:val="000000" w:themeColor="text1"/>
          <w:sz w:val="28"/>
          <w:szCs w:val="28"/>
        </w:rPr>
        <w:t>模型</w:t>
      </w:r>
      <w:r w:rsidRPr="004B4242">
        <w:rPr>
          <w:rFonts w:hint="eastAsia"/>
          <w:color w:val="000000" w:themeColor="text1"/>
          <w:sz w:val="28"/>
          <w:szCs w:val="28"/>
        </w:rPr>
        <w:t>）</w:t>
      </w:r>
      <w:r w:rsidRPr="004B4242">
        <w:rPr>
          <w:color w:val="000000" w:themeColor="text1"/>
          <w:sz w:val="28"/>
          <w:szCs w:val="28"/>
        </w:rPr>
        <w:t>对蛋白质结构</w:t>
      </w:r>
      <w:r w:rsidR="00BE4066">
        <w:rPr>
          <w:rFonts w:hint="eastAsia"/>
          <w:color w:val="000000" w:themeColor="text1"/>
          <w:sz w:val="28"/>
          <w:szCs w:val="28"/>
        </w:rPr>
        <w:t>域</w:t>
      </w:r>
      <w:r w:rsidRPr="004B4242">
        <w:rPr>
          <w:color w:val="000000" w:themeColor="text1"/>
          <w:sz w:val="28"/>
          <w:szCs w:val="28"/>
        </w:rPr>
        <w:t>文本进行编码并转换成嵌入表示形式，首先将每个结构域的嵌入表示形式进行一次均值池化处理，然后将所有结构域的嵌入表示形式再进行一次均值池化处理。</w:t>
      </w:r>
    </w:p>
    <w:p w14:paraId="54CF90BF" w14:textId="0B160E08" w:rsidR="00C82C29" w:rsidRPr="004B4242" w:rsidRDefault="00C82C29" w:rsidP="00C82C29">
      <w:pPr>
        <w:ind w:firstLine="576"/>
        <w:rPr>
          <w:color w:val="000000" w:themeColor="text1"/>
          <w:sz w:val="28"/>
          <w:szCs w:val="28"/>
        </w:rPr>
      </w:pPr>
      <w:r w:rsidRPr="004B4242">
        <w:rPr>
          <w:rFonts w:hint="eastAsia"/>
          <w:color w:val="000000" w:themeColor="text1"/>
          <w:sz w:val="28"/>
          <w:szCs w:val="28"/>
        </w:rPr>
        <w:t>本实施方式中，通过文本嵌入模型（例如</w:t>
      </w:r>
      <w:r w:rsidRPr="004B4242">
        <w:rPr>
          <w:color w:val="000000" w:themeColor="text1"/>
          <w:sz w:val="28"/>
          <w:szCs w:val="28"/>
        </w:rPr>
        <w:t>Qwen3-Embedding-4B</w:t>
      </w:r>
      <w:r w:rsidRPr="004B4242">
        <w:rPr>
          <w:color w:val="000000" w:themeColor="text1"/>
          <w:sz w:val="28"/>
          <w:szCs w:val="28"/>
        </w:rPr>
        <w:t>模型</w:t>
      </w:r>
      <w:r w:rsidRPr="004B4242">
        <w:rPr>
          <w:rFonts w:hint="eastAsia"/>
          <w:color w:val="000000" w:themeColor="text1"/>
          <w:sz w:val="28"/>
          <w:szCs w:val="28"/>
        </w:rPr>
        <w:t>）可获得</w:t>
      </w:r>
      <w:r w:rsidRPr="004B4242">
        <w:rPr>
          <w:color w:val="000000" w:themeColor="text1"/>
          <w:sz w:val="28"/>
          <w:szCs w:val="28"/>
        </w:rPr>
        <w:t>蛋白质结构</w:t>
      </w:r>
      <w:r w:rsidR="00BE4066">
        <w:rPr>
          <w:rFonts w:hint="eastAsia"/>
          <w:color w:val="000000" w:themeColor="text1"/>
          <w:sz w:val="28"/>
          <w:szCs w:val="28"/>
        </w:rPr>
        <w:t>域</w:t>
      </w:r>
      <w:r w:rsidRPr="004B4242">
        <w:rPr>
          <w:color w:val="000000" w:themeColor="text1"/>
          <w:sz w:val="28"/>
          <w:szCs w:val="28"/>
        </w:rPr>
        <w:t>文本</w:t>
      </w:r>
      <w:r w:rsidRPr="004B4242">
        <w:rPr>
          <w:rFonts w:hint="eastAsia"/>
          <w:color w:val="000000" w:themeColor="text1"/>
          <w:sz w:val="28"/>
          <w:szCs w:val="28"/>
        </w:rPr>
        <w:t>的嵌入表示形式。</w:t>
      </w:r>
    </w:p>
    <w:p w14:paraId="1005F850" w14:textId="0AD64B74" w:rsidR="00312915" w:rsidRPr="004B4242" w:rsidRDefault="00C82C29" w:rsidP="00D27732">
      <w:pPr>
        <w:ind w:firstLine="576"/>
        <w:rPr>
          <w:color w:val="000000" w:themeColor="text1"/>
          <w:sz w:val="28"/>
          <w:szCs w:val="28"/>
        </w:rPr>
      </w:pPr>
      <w:r w:rsidRPr="004B4242">
        <w:rPr>
          <w:rFonts w:hint="eastAsia"/>
          <w:color w:val="000000" w:themeColor="text1"/>
          <w:sz w:val="28"/>
          <w:szCs w:val="28"/>
        </w:rPr>
        <w:t>下面以文本嵌入模型采用</w:t>
      </w:r>
      <w:r w:rsidRPr="004B4242">
        <w:rPr>
          <w:color w:val="000000" w:themeColor="text1"/>
          <w:sz w:val="28"/>
          <w:szCs w:val="28"/>
        </w:rPr>
        <w:t>Qwen3-Embedding-4B</w:t>
      </w:r>
      <w:r w:rsidRPr="004B4242">
        <w:rPr>
          <w:rFonts w:hint="eastAsia"/>
          <w:color w:val="000000" w:themeColor="text1"/>
          <w:sz w:val="28"/>
          <w:szCs w:val="28"/>
        </w:rPr>
        <w:t>模型为例进行说明。</w:t>
      </w:r>
    </w:p>
    <w:p w14:paraId="5013C59E" w14:textId="059165D5" w:rsidR="00CE2396" w:rsidRPr="004B4242" w:rsidRDefault="00CE2396" w:rsidP="00CE2396">
      <w:pPr>
        <w:pStyle w:val="af4"/>
        <w:ind w:firstLineChars="200" w:firstLine="560"/>
        <w:jc w:val="both"/>
        <w:rPr>
          <w:color w:val="000000" w:themeColor="text1"/>
          <w:sz w:val="28"/>
          <w:szCs w:val="28"/>
        </w:rPr>
      </w:pPr>
      <w:r w:rsidRPr="004B4242">
        <w:rPr>
          <w:color w:val="000000" w:themeColor="text1"/>
          <w:sz w:val="28"/>
          <w:szCs w:val="28"/>
        </w:rPr>
        <w:t>对于蛋白质结构域文本可由</w:t>
      </w:r>
      <w:r w:rsidRPr="004B4242">
        <w:rPr>
          <w:color w:val="000000" w:themeColor="text1"/>
          <w:sz w:val="28"/>
          <w:szCs w:val="28"/>
        </w:rPr>
        <w:t>InterPro</w:t>
      </w:r>
      <w:r w:rsidRPr="004B4242">
        <w:rPr>
          <w:color w:val="000000" w:themeColor="text1"/>
          <w:sz w:val="28"/>
          <w:szCs w:val="28"/>
        </w:rPr>
        <w:t>数据库获得，则</w:t>
      </w:r>
      <w:r w:rsidR="00310122" w:rsidRPr="004B4242">
        <w:rPr>
          <w:rFonts w:hint="eastAsia"/>
          <w:color w:val="000000" w:themeColor="text1"/>
          <w:sz w:val="28"/>
          <w:szCs w:val="28"/>
        </w:rPr>
        <w:t>与</w:t>
      </w:r>
      <w:r w:rsidRPr="004B4242">
        <w:rPr>
          <w:color w:val="000000" w:themeColor="text1"/>
          <w:sz w:val="28"/>
          <w:szCs w:val="28"/>
        </w:rPr>
        <w:t>某蛋白质关联的</w:t>
      </w:r>
      <w:r w:rsidR="00C82C29" w:rsidRPr="004B4242">
        <w:rPr>
          <w:rFonts w:hint="eastAsia"/>
          <w:color w:val="000000" w:themeColor="text1"/>
          <w:sz w:val="28"/>
          <w:szCs w:val="28"/>
        </w:rPr>
        <w:t>蛋白质</w:t>
      </w:r>
      <w:r w:rsidRPr="004B4242">
        <w:rPr>
          <w:color w:val="000000" w:themeColor="text1"/>
          <w:sz w:val="28"/>
          <w:szCs w:val="28"/>
        </w:rPr>
        <w:t>结构域描述集合表示为</w:t>
      </w:r>
      <m:oMath>
        <m:r>
          <m:rPr>
            <m:sty m:val="p"/>
          </m:rPr>
          <w:rPr>
            <w:rFonts w:ascii="Cambria Math" w:eastAsia="MS Mincho" w:hAnsi="Cambria Math"/>
            <w:color w:val="000000" w:themeColor="text1"/>
            <w:sz w:val="28"/>
            <w:szCs w:val="28"/>
          </w:rPr>
          <m:t>D</m:t>
        </m:r>
        <m:r>
          <w:rPr>
            <w:rFonts w:ascii="Cambria Math" w:eastAsia="MS Mincho" w:hAnsi="Cambria Math"/>
            <w:color w:val="000000" w:themeColor="text1"/>
            <w:sz w:val="28"/>
            <w:szCs w:val="28"/>
          </w:rPr>
          <m:t>={</m:t>
        </m:r>
        <m:sSub>
          <m:sSubPr>
            <m:ctrlPr>
              <w:rPr>
                <w:rFonts w:ascii="Cambria Math" w:eastAsia="MS Mincho" w:hAnsi="Cambria Math"/>
                <w:color w:val="000000" w:themeColor="text1"/>
                <w:sz w:val="28"/>
                <w:szCs w:val="28"/>
              </w:rPr>
            </m:ctrlPr>
          </m:sSubPr>
          <m:e>
            <m:r>
              <w:rPr>
                <w:rFonts w:ascii="Cambria Math" w:eastAsia="MS Mincho" w:hAnsi="Cambria Math"/>
                <w:color w:val="000000" w:themeColor="text1"/>
                <w:sz w:val="28"/>
                <w:szCs w:val="28"/>
              </w:rPr>
              <m:t>d</m:t>
            </m:r>
          </m:e>
          <m:sub>
            <m:r>
              <w:rPr>
                <w:rFonts w:ascii="Cambria Math" w:eastAsia="MS Mincho" w:hAnsi="Cambria Math"/>
                <w:color w:val="000000" w:themeColor="text1"/>
                <w:sz w:val="28"/>
                <w:szCs w:val="28"/>
              </w:rPr>
              <m:t>1</m:t>
            </m:r>
          </m:sub>
        </m:sSub>
        <m:r>
          <w:rPr>
            <w:rFonts w:ascii="Cambria Math" w:eastAsia="MS Mincho" w:hAnsi="Cambria Math"/>
            <w:color w:val="000000" w:themeColor="text1"/>
            <w:sz w:val="28"/>
            <w:szCs w:val="28"/>
          </w:rPr>
          <m:t>,</m:t>
        </m:r>
        <m:sSub>
          <m:sSubPr>
            <m:ctrlPr>
              <w:rPr>
                <w:rFonts w:ascii="Cambria Math" w:eastAsia="MS Mincho" w:hAnsi="Cambria Math"/>
                <w:color w:val="000000" w:themeColor="text1"/>
                <w:sz w:val="28"/>
                <w:szCs w:val="28"/>
              </w:rPr>
            </m:ctrlPr>
          </m:sSubPr>
          <m:e>
            <m:r>
              <w:rPr>
                <w:rFonts w:ascii="Cambria Math" w:eastAsia="MS Mincho" w:hAnsi="Cambria Math"/>
                <w:color w:val="000000" w:themeColor="text1"/>
                <w:sz w:val="28"/>
                <w:szCs w:val="28"/>
              </w:rPr>
              <m:t>d</m:t>
            </m:r>
          </m:e>
          <m:sub>
            <m:r>
              <w:rPr>
                <w:rFonts w:ascii="Cambria Math" w:eastAsia="MS Mincho" w:hAnsi="Cambria Math"/>
                <w:color w:val="000000" w:themeColor="text1"/>
                <w:sz w:val="28"/>
                <w:szCs w:val="28"/>
              </w:rPr>
              <m:t>2</m:t>
            </m:r>
          </m:sub>
        </m:sSub>
        <m:r>
          <w:rPr>
            <w:rFonts w:ascii="Cambria Math" w:eastAsia="MS Mincho" w:hAnsi="Cambria Math"/>
            <w:color w:val="000000" w:themeColor="text1"/>
            <w:sz w:val="28"/>
            <w:szCs w:val="28"/>
          </w:rPr>
          <m:t>,…,</m:t>
        </m:r>
        <m:sSub>
          <m:sSubPr>
            <m:ctrlPr>
              <w:rPr>
                <w:rFonts w:ascii="Cambria Math" w:eastAsia="MS Mincho" w:hAnsi="Cambria Math"/>
                <w:color w:val="000000" w:themeColor="text1"/>
                <w:sz w:val="28"/>
                <w:szCs w:val="28"/>
              </w:rPr>
            </m:ctrlPr>
          </m:sSubPr>
          <m:e>
            <m:r>
              <w:rPr>
                <w:rFonts w:ascii="Cambria Math" w:eastAsia="MS Mincho" w:hAnsi="Cambria Math"/>
                <w:color w:val="000000" w:themeColor="text1"/>
                <w:sz w:val="28"/>
                <w:szCs w:val="28"/>
              </w:rPr>
              <m:t>d</m:t>
            </m:r>
          </m:e>
          <m:sub>
            <m:r>
              <w:rPr>
                <w:rFonts w:ascii="Cambria Math" w:eastAsia="MS Mincho" w:hAnsi="Cambria Math"/>
                <w:color w:val="000000" w:themeColor="text1"/>
                <w:sz w:val="28"/>
                <w:szCs w:val="28"/>
              </w:rPr>
              <m:t>K</m:t>
            </m:r>
          </m:sub>
        </m:sSub>
        <m:r>
          <w:rPr>
            <w:rFonts w:ascii="Cambria Math" w:eastAsia="MS Mincho" w:hAnsi="Cambria Math"/>
            <w:color w:val="000000" w:themeColor="text1"/>
            <w:sz w:val="28"/>
            <w:szCs w:val="28"/>
          </w:rPr>
          <m:t>}</m:t>
        </m:r>
      </m:oMath>
      <w:r w:rsidRPr="004B4242">
        <w:rPr>
          <w:color w:val="000000" w:themeColor="text1"/>
          <w:sz w:val="28"/>
          <w:szCs w:val="28"/>
        </w:rPr>
        <w:t>，其中，</w:t>
      </w:r>
      <w:r w:rsidR="00D27732" w:rsidRPr="004B4242">
        <w:rPr>
          <w:rFonts w:hint="eastAsia"/>
          <w:color w:val="000000" w:themeColor="text1"/>
          <w:sz w:val="28"/>
          <w:szCs w:val="28"/>
        </w:rPr>
        <w:t>D</w:t>
      </w:r>
      <w:r w:rsidR="00D27732" w:rsidRPr="004B4242">
        <w:rPr>
          <w:rFonts w:hint="eastAsia"/>
          <w:color w:val="000000" w:themeColor="text1"/>
          <w:sz w:val="28"/>
          <w:szCs w:val="28"/>
        </w:rPr>
        <w:t>表示蛋白质结构域</w:t>
      </w:r>
      <w:r w:rsidR="00310122" w:rsidRPr="004B4242">
        <w:rPr>
          <w:rFonts w:hint="eastAsia"/>
          <w:color w:val="000000" w:themeColor="text1"/>
          <w:sz w:val="28"/>
          <w:szCs w:val="28"/>
        </w:rPr>
        <w:t>描</w:t>
      </w:r>
      <w:r w:rsidR="00D27732" w:rsidRPr="004B4242">
        <w:rPr>
          <w:rFonts w:hint="eastAsia"/>
          <w:color w:val="000000" w:themeColor="text1"/>
          <w:sz w:val="28"/>
          <w:szCs w:val="28"/>
        </w:rPr>
        <w:t>述集合，</w:t>
      </w:r>
      <m:oMath>
        <m:r>
          <w:rPr>
            <w:rFonts w:ascii="Cambria Math" w:hAnsi="Cambria Math"/>
            <w:color w:val="000000" w:themeColor="text1"/>
            <w:sz w:val="28"/>
            <w:szCs w:val="28"/>
          </w:rPr>
          <w:lastRenderedPageBreak/>
          <m:t>K</m:t>
        </m:r>
      </m:oMath>
      <w:r w:rsidRPr="004B4242">
        <w:rPr>
          <w:color w:val="000000" w:themeColor="text1"/>
          <w:sz w:val="28"/>
          <w:szCs w:val="28"/>
        </w:rPr>
        <w:t>表示该蛋白质包含的结构域数量，</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oMath>
      <w:r w:rsidR="00D27732" w:rsidRPr="004B4242">
        <w:rPr>
          <w:color w:val="000000" w:themeColor="text1"/>
          <w:sz w:val="28"/>
          <w:szCs w:val="28"/>
        </w:rPr>
        <w:t>表示第</w:t>
      </w:r>
      <m:oMath>
        <m:r>
          <w:rPr>
            <w:rFonts w:ascii="Cambria Math" w:hAnsi="Cambria Math"/>
            <w:color w:val="000000" w:themeColor="text1"/>
            <w:sz w:val="28"/>
            <w:szCs w:val="28"/>
          </w:rPr>
          <m:t>i</m:t>
        </m:r>
      </m:oMath>
      <w:r w:rsidR="00D27732" w:rsidRPr="004B4242">
        <w:rPr>
          <w:color w:val="000000" w:themeColor="text1"/>
          <w:sz w:val="28"/>
          <w:szCs w:val="28"/>
        </w:rPr>
        <w:t>个</w:t>
      </w:r>
      <w:r w:rsidR="00D27732" w:rsidRPr="004B4242">
        <w:rPr>
          <w:rFonts w:hint="eastAsia"/>
          <w:color w:val="000000" w:themeColor="text1"/>
          <w:sz w:val="28"/>
          <w:szCs w:val="28"/>
        </w:rPr>
        <w:t>结构域</w:t>
      </w:r>
      <m:oMath>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rPr>
          <m:t>i=1,…,K</m:t>
        </m:r>
        <m:r>
          <m:rPr>
            <m:sty m:val="p"/>
          </m:rPr>
          <w:rPr>
            <w:rFonts w:ascii="Cambria Math" w:hAnsi="Cambria Math"/>
            <w:color w:val="000000" w:themeColor="text1"/>
            <w:sz w:val="28"/>
            <w:szCs w:val="28"/>
          </w:rPr>
          <m:t>）</m:t>
        </m:r>
      </m:oMath>
      <w:r w:rsidR="00D27732" w:rsidRPr="004B4242">
        <w:rPr>
          <w:rFonts w:hint="eastAsia"/>
          <w:color w:val="000000" w:themeColor="text1"/>
          <w:sz w:val="28"/>
          <w:szCs w:val="28"/>
        </w:rPr>
        <w:t>，例如</w:t>
      </w:r>
      <m:oMath>
        <m:sSub>
          <m:sSubPr>
            <m:ctrlPr>
              <w:rPr>
                <w:rFonts w:ascii="Cambria Math" w:eastAsia="MS Mincho" w:hAnsi="Cambria Math"/>
                <w:color w:val="000000" w:themeColor="text1"/>
                <w:sz w:val="28"/>
                <w:szCs w:val="28"/>
              </w:rPr>
            </m:ctrlPr>
          </m:sSubPr>
          <m:e>
            <m:r>
              <w:rPr>
                <w:rFonts w:ascii="Cambria Math" w:eastAsia="MS Mincho" w:hAnsi="Cambria Math"/>
                <w:color w:val="000000" w:themeColor="text1"/>
                <w:sz w:val="28"/>
                <w:szCs w:val="28"/>
              </w:rPr>
              <m:t>d</m:t>
            </m:r>
          </m:e>
          <m:sub>
            <m:r>
              <w:rPr>
                <w:rFonts w:ascii="Cambria Math" w:eastAsia="MS Mincho" w:hAnsi="Cambria Math"/>
                <w:color w:val="000000" w:themeColor="text1"/>
                <w:sz w:val="28"/>
                <w:szCs w:val="28"/>
              </w:rPr>
              <m:t>1</m:t>
            </m:r>
          </m:sub>
        </m:sSub>
      </m:oMath>
      <w:r w:rsidRPr="004B4242">
        <w:rPr>
          <w:color w:val="000000" w:themeColor="text1"/>
          <w:sz w:val="28"/>
          <w:szCs w:val="28"/>
        </w:rPr>
        <w:t>表示第</w:t>
      </w:r>
      <w:r w:rsidRPr="004B4242">
        <w:rPr>
          <w:color w:val="000000" w:themeColor="text1"/>
          <w:sz w:val="28"/>
          <w:szCs w:val="28"/>
        </w:rPr>
        <w:t>1</w:t>
      </w:r>
      <w:r w:rsidRPr="004B4242">
        <w:rPr>
          <w:color w:val="000000" w:themeColor="text1"/>
          <w:sz w:val="28"/>
          <w:szCs w:val="28"/>
        </w:rPr>
        <w:t>个结构域，</w:t>
      </w:r>
      <m:oMath>
        <m:sSub>
          <m:sSubPr>
            <m:ctrlPr>
              <w:rPr>
                <w:rFonts w:ascii="Cambria Math" w:eastAsia="MS Mincho" w:hAnsi="Cambria Math"/>
                <w:color w:val="000000" w:themeColor="text1"/>
                <w:sz w:val="28"/>
                <w:szCs w:val="28"/>
              </w:rPr>
            </m:ctrlPr>
          </m:sSubPr>
          <m:e>
            <m:r>
              <w:rPr>
                <w:rFonts w:ascii="Cambria Math" w:eastAsia="MS Mincho" w:hAnsi="Cambria Math"/>
                <w:color w:val="000000" w:themeColor="text1"/>
                <w:sz w:val="28"/>
                <w:szCs w:val="28"/>
              </w:rPr>
              <m:t>d</m:t>
            </m:r>
          </m:e>
          <m:sub>
            <m:r>
              <w:rPr>
                <w:rFonts w:ascii="Cambria Math" w:eastAsia="MS Mincho" w:hAnsi="Cambria Math"/>
                <w:color w:val="000000" w:themeColor="text1"/>
                <w:sz w:val="28"/>
                <w:szCs w:val="28"/>
              </w:rPr>
              <m:t>K</m:t>
            </m:r>
          </m:sub>
        </m:sSub>
      </m:oMath>
      <w:r w:rsidRPr="004B4242">
        <w:rPr>
          <w:color w:val="000000" w:themeColor="text1"/>
          <w:sz w:val="28"/>
          <w:szCs w:val="28"/>
        </w:rPr>
        <w:t>表示第</w:t>
      </w:r>
      <w:r w:rsidR="00E93E21" w:rsidRPr="004B4242">
        <w:rPr>
          <w:color w:val="000000" w:themeColor="text1"/>
          <w:sz w:val="28"/>
          <w:szCs w:val="28"/>
        </w:rPr>
        <w:t>K</w:t>
      </w:r>
      <w:r w:rsidRPr="004B4242">
        <w:rPr>
          <w:color w:val="000000" w:themeColor="text1"/>
          <w:sz w:val="28"/>
          <w:szCs w:val="28"/>
        </w:rPr>
        <w:t>个结构域。</w:t>
      </w:r>
    </w:p>
    <w:p w14:paraId="45B563EB" w14:textId="0964C907" w:rsidR="00D27732" w:rsidRPr="004B4242" w:rsidRDefault="00312915" w:rsidP="00312915">
      <w:pPr>
        <w:pStyle w:val="af4"/>
        <w:ind w:firstLineChars="250" w:firstLine="700"/>
        <w:jc w:val="both"/>
        <w:rPr>
          <w:color w:val="000000" w:themeColor="text1"/>
          <w:sz w:val="28"/>
          <w:szCs w:val="28"/>
        </w:rPr>
      </w:pPr>
      <w:r w:rsidRPr="004B4242">
        <w:rPr>
          <w:color w:val="000000" w:themeColor="text1"/>
          <w:sz w:val="28"/>
          <w:szCs w:val="28"/>
        </w:rPr>
        <w:t>采用</w:t>
      </w:r>
      <w:r w:rsidRPr="004B4242">
        <w:rPr>
          <w:color w:val="000000" w:themeColor="text1"/>
          <w:sz w:val="28"/>
          <w:szCs w:val="28"/>
        </w:rPr>
        <w:t>Qwen3-Embedding-4B</w:t>
      </w:r>
      <w:r w:rsidRPr="004B4242">
        <w:rPr>
          <w:color w:val="000000" w:themeColor="text1"/>
          <w:sz w:val="28"/>
          <w:szCs w:val="28"/>
        </w:rPr>
        <w:t>模型作为语义编码器，对蛋白质结构域文本进行编码，</w:t>
      </w:r>
      <w:r w:rsidR="00CE2396" w:rsidRPr="004B4242">
        <w:rPr>
          <w:color w:val="000000" w:themeColor="text1"/>
          <w:sz w:val="28"/>
          <w:szCs w:val="28"/>
        </w:rPr>
        <w:t>采用分层两步均值池化策略：</w:t>
      </w:r>
    </w:p>
    <w:p w14:paraId="21910CDA" w14:textId="57C47548" w:rsidR="00312915" w:rsidRPr="004B4242" w:rsidRDefault="00CE2396" w:rsidP="00312915">
      <w:pPr>
        <w:pStyle w:val="af4"/>
        <w:ind w:firstLineChars="250" w:firstLine="700"/>
        <w:jc w:val="both"/>
        <w:rPr>
          <w:color w:val="000000" w:themeColor="text1"/>
          <w:sz w:val="28"/>
          <w:szCs w:val="28"/>
        </w:rPr>
      </w:pPr>
      <w:r w:rsidRPr="004B4242">
        <w:rPr>
          <w:color w:val="000000" w:themeColor="text1"/>
          <w:sz w:val="28"/>
          <w:szCs w:val="28"/>
        </w:rPr>
        <w:t>首先，</w:t>
      </w:r>
      <w:r w:rsidR="00D27732" w:rsidRPr="004B4242">
        <w:rPr>
          <w:rFonts w:hint="eastAsia"/>
          <w:color w:val="000000" w:themeColor="text1"/>
          <w:sz w:val="28"/>
          <w:szCs w:val="28"/>
        </w:rPr>
        <w:t>对</w:t>
      </w:r>
      <w:r w:rsidRPr="004B4242">
        <w:rPr>
          <w:color w:val="000000" w:themeColor="text1"/>
          <w:sz w:val="28"/>
          <w:szCs w:val="28"/>
        </w:rPr>
        <w:t>第</w:t>
      </w:r>
      <m:oMath>
        <m:r>
          <w:rPr>
            <w:rFonts w:ascii="Cambria Math" w:hAnsi="Cambria Math"/>
            <w:color w:val="000000" w:themeColor="text1"/>
            <w:sz w:val="28"/>
            <w:szCs w:val="28"/>
          </w:rPr>
          <m:t>i</m:t>
        </m:r>
      </m:oMath>
      <w:r w:rsidRPr="004B4242">
        <w:rPr>
          <w:color w:val="000000" w:themeColor="text1"/>
          <w:sz w:val="28"/>
          <w:szCs w:val="28"/>
        </w:rPr>
        <w:t>个结构域</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oMath>
      <w:r w:rsidR="00D27732" w:rsidRPr="004B4242">
        <w:rPr>
          <w:rFonts w:hint="eastAsia"/>
          <w:color w:val="000000" w:themeColor="text1"/>
          <w:sz w:val="28"/>
          <w:szCs w:val="28"/>
        </w:rPr>
        <w:t>，设其</w:t>
      </w:r>
      <w:r w:rsidRPr="004B4242">
        <w:rPr>
          <w:color w:val="000000" w:themeColor="text1"/>
          <w:sz w:val="28"/>
          <w:szCs w:val="28"/>
        </w:rPr>
        <w:t>被分词为</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k</m:t>
            </m:r>
          </m:sub>
        </m:sSub>
      </m:oMath>
      <w:r w:rsidRPr="004B4242">
        <w:rPr>
          <w:color w:val="000000" w:themeColor="text1"/>
          <w:sz w:val="28"/>
          <w:szCs w:val="28"/>
        </w:rPr>
        <w:t>个</w:t>
      </w:r>
      <w:r w:rsidRPr="004B4242">
        <w:rPr>
          <w:color w:val="000000" w:themeColor="text1"/>
          <w:sz w:val="28"/>
          <w:szCs w:val="28"/>
        </w:rPr>
        <w:t>token</w:t>
      </w:r>
      <w:r w:rsidRPr="004B4242">
        <w:rPr>
          <w:color w:val="000000" w:themeColor="text1"/>
          <w:sz w:val="28"/>
          <w:szCs w:val="28"/>
        </w:rPr>
        <w:t>，语义编码器输出</w:t>
      </w:r>
      <w:bookmarkStart w:id="16" w:name="OLE_LINK4"/>
      <w:r w:rsidRPr="004B4242">
        <w:rPr>
          <w:color w:val="000000" w:themeColor="text1"/>
          <w:sz w:val="28"/>
          <w:szCs w:val="28"/>
        </w:rPr>
        <w:t>token</w:t>
      </w:r>
      <w:r w:rsidR="002A27B1" w:rsidRPr="004B4242">
        <w:rPr>
          <w:color w:val="000000" w:themeColor="text1"/>
          <w:sz w:val="28"/>
          <w:szCs w:val="28"/>
        </w:rPr>
        <w:t>级</w:t>
      </w:r>
      <w:r w:rsidRPr="004B4242">
        <w:rPr>
          <w:color w:val="000000" w:themeColor="text1"/>
          <w:sz w:val="28"/>
          <w:szCs w:val="28"/>
        </w:rPr>
        <w:t>向量</w:t>
      </w:r>
      <w:bookmarkEnd w:id="16"/>
      <m:oMath>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i,1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i,</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k</m:t>
                </m:r>
              </m:sub>
            </m:sSub>
          </m:sub>
        </m:sSub>
        <m:r>
          <w:rPr>
            <w:rFonts w:ascii="Cambria Math" w:hAnsi="Cambria Math"/>
            <w:color w:val="000000" w:themeColor="text1"/>
            <w:sz w:val="28"/>
            <w:szCs w:val="28"/>
          </w:rPr>
          <m:t>}</m:t>
        </m:r>
      </m:oMath>
      <w:r w:rsidRPr="004B4242">
        <w:rPr>
          <w:color w:val="000000" w:themeColor="text1"/>
          <w:sz w:val="28"/>
          <w:szCs w:val="28"/>
        </w:rPr>
        <w:t>，其中</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h</m:t>
            </m:r>
          </m:e>
          <m:sub>
            <m:r>
              <w:rPr>
                <w:rFonts w:ascii="Cambria Math" w:hAnsi="Cambria Math"/>
                <w:color w:val="000000" w:themeColor="text1"/>
                <w:sz w:val="28"/>
                <w:szCs w:val="28"/>
              </w:rPr>
              <m:t>i,m</m:t>
            </m:r>
          </m:sub>
        </m:sSub>
        <m:r>
          <m:rPr>
            <m:sty m:val="p"/>
          </m:rPr>
          <w:rPr>
            <w:rFonts w:ascii="Cambria Math" w:hAnsi="Cambria Math"/>
            <w:color w:val="000000" w:themeColor="text1"/>
            <w:sz w:val="28"/>
            <w:szCs w:val="28"/>
          </w:rPr>
          <m:t>∈</m:t>
        </m:r>
        <m:sSup>
          <m:sSupPr>
            <m:ctrlPr>
              <w:rPr>
                <w:rFonts w:ascii="Cambria Math" w:hAnsi="Cambria Math"/>
                <w:i/>
                <w:iCs/>
                <w:color w:val="000000" w:themeColor="text1"/>
                <w:sz w:val="28"/>
                <w:szCs w:val="28"/>
              </w:rPr>
            </m:ctrlPr>
          </m:sSupPr>
          <m:e>
            <m:r>
              <w:rPr>
                <w:rFonts w:ascii="Cambria Math" w:eastAsia="MS Mincho" w:hAnsi="Cambria Math"/>
                <w:color w:val="000000" w:themeColor="text1"/>
                <w:sz w:val="28"/>
                <w:szCs w:val="28"/>
              </w:rPr>
              <m:t>R</m:t>
            </m:r>
          </m:e>
          <m:sup>
            <m:sSub>
              <m:sSubPr>
                <m:ctrlPr>
                  <w:rPr>
                    <w:rFonts w:ascii="Cambria Math" w:hAnsi="Cambria Math"/>
                    <w:i/>
                    <w:iCs/>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text</m:t>
                </m:r>
              </m:sub>
            </m:sSub>
          </m:sup>
        </m:sSup>
      </m:oMath>
      <w:r w:rsidR="00D27732" w:rsidRPr="004B4242">
        <w:rPr>
          <w:rFonts w:hint="eastAsia"/>
          <w:color w:val="000000" w:themeColor="text1"/>
          <w:sz w:val="28"/>
          <w:szCs w:val="28"/>
        </w:rPr>
        <w:t>，</w:t>
      </w:r>
      <w:r w:rsidR="00D27732" w:rsidRPr="004B4242">
        <w:rPr>
          <w:rFonts w:hint="eastAsia"/>
          <w:color w:val="000000" w:themeColor="text1"/>
          <w:sz w:val="28"/>
          <w:szCs w:val="28"/>
        </w:rPr>
        <w:t>m</w:t>
      </w:r>
      <w:r w:rsidR="00D27732" w:rsidRPr="004B4242">
        <w:rPr>
          <w:color w:val="000000" w:themeColor="text1"/>
          <w:sz w:val="28"/>
          <w:szCs w:val="28"/>
        </w:rPr>
        <w:t>=</w:t>
      </w:r>
      <m:oMath>
        <m:r>
          <m:rPr>
            <m:sty m:val="p"/>
          </m:rPr>
          <w:rPr>
            <w:rFonts w:ascii="Cambria Math" w:hAnsi="Cambria Math"/>
            <w:color w:val="000000" w:themeColor="text1"/>
            <w:sz w:val="28"/>
            <w:szCs w:val="28"/>
          </w:rPr>
          <m:t>1,…,</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k</m:t>
            </m:r>
          </m:sub>
        </m:sSub>
      </m:oMath>
      <w:r w:rsidR="0013595D" w:rsidRPr="004B4242">
        <w:rPr>
          <w:rFonts w:hint="eastAsia"/>
          <w:color w:val="000000" w:themeColor="text1"/>
          <w:sz w:val="28"/>
          <w:szCs w:val="28"/>
        </w:rPr>
        <w:t>，</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d</m:t>
            </m:r>
          </m:e>
          <m:sub>
            <m:r>
              <m:rPr>
                <m:sty m:val="p"/>
              </m:rPr>
              <w:rPr>
                <w:rFonts w:ascii="Cambria Math" w:hAnsi="Cambria Math"/>
                <w:color w:val="000000" w:themeColor="text1"/>
                <w:sz w:val="28"/>
                <w:szCs w:val="28"/>
              </w:rPr>
              <m:t>text</m:t>
            </m:r>
          </m:sub>
        </m:sSub>
      </m:oMath>
      <w:r w:rsidR="0013595D" w:rsidRPr="004B4242">
        <w:rPr>
          <w:color w:val="000000" w:themeColor="text1"/>
          <w:sz w:val="28"/>
          <w:szCs w:val="28"/>
        </w:rPr>
        <w:t>为文本嵌入维度</w:t>
      </w:r>
      <w:ins w:id="17" w:author="admin" w:date="2026-01-23T20:32:00Z">
        <w:r w:rsidR="000078E5">
          <w:rPr>
            <w:rFonts w:hint="eastAsia"/>
            <w:color w:val="000000" w:themeColor="text1"/>
            <w:sz w:val="28"/>
            <w:szCs w:val="28"/>
          </w:rPr>
          <w:t>，</w:t>
        </w:r>
        <w:r w:rsidR="000078E5">
          <w:rPr>
            <w:rFonts w:hint="eastAsia"/>
            <w:color w:val="000000" w:themeColor="text1"/>
            <w:sz w:val="28"/>
            <w:szCs w:val="28"/>
          </w:rPr>
          <w:t>R</w:t>
        </w:r>
        <w:r w:rsidR="000078E5">
          <w:rPr>
            <w:rFonts w:hint="eastAsia"/>
            <w:color w:val="000000" w:themeColor="text1"/>
            <w:sz w:val="28"/>
            <w:szCs w:val="28"/>
          </w:rPr>
          <w:t>为</w:t>
        </w:r>
      </w:ins>
      <w:ins w:id="18" w:author="admin" w:date="2026-01-26T10:15:00Z">
        <w:r w:rsidR="00CC0E12">
          <w:rPr>
            <w:rFonts w:hint="eastAsia"/>
            <w:color w:val="000000" w:themeColor="text1"/>
            <w:sz w:val="28"/>
            <w:szCs w:val="28"/>
          </w:rPr>
          <w:t>实数向量，即</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h</m:t>
              </m:r>
            </m:e>
            <m:sub>
              <m:r>
                <w:rPr>
                  <w:rFonts w:ascii="Cambria Math" w:hAnsi="Cambria Math"/>
                  <w:color w:val="000000" w:themeColor="text1"/>
                  <w:sz w:val="28"/>
                  <w:szCs w:val="28"/>
                </w:rPr>
                <m:t>i,m</m:t>
              </m:r>
            </m:sub>
          </m:sSub>
        </m:oMath>
        <w:r w:rsidR="00CC0E12">
          <w:rPr>
            <w:rFonts w:hint="eastAsia"/>
            <w:color w:val="000000" w:themeColor="text1"/>
            <w:sz w:val="28"/>
            <w:szCs w:val="28"/>
          </w:rPr>
          <w:t>是一个</w:t>
        </w:r>
      </w:ins>
      <m:oMath>
        <m:sSub>
          <m:sSubPr>
            <m:ctrlPr>
              <w:ins w:id="19" w:author="admin" w:date="2026-01-26T10:16:00Z">
                <w:rPr>
                  <w:rFonts w:ascii="Cambria Math" w:hAnsi="Cambria Math"/>
                  <w:color w:val="000000" w:themeColor="text1"/>
                  <w:sz w:val="28"/>
                  <w:szCs w:val="28"/>
                </w:rPr>
              </w:ins>
            </m:ctrlPr>
          </m:sSubPr>
          <m:e>
            <m:r>
              <w:ins w:id="20" w:author="admin" w:date="2026-01-26T10:16:00Z">
                <m:rPr>
                  <m:sty m:val="p"/>
                </m:rPr>
                <w:rPr>
                  <w:rFonts w:ascii="Cambria Math" w:hAnsi="Cambria Math"/>
                  <w:color w:val="000000" w:themeColor="text1"/>
                  <w:sz w:val="28"/>
                  <w:szCs w:val="28"/>
                </w:rPr>
                <m:t>d</m:t>
              </w:ins>
            </m:r>
          </m:e>
          <m:sub>
            <m:r>
              <w:ins w:id="21" w:author="admin" w:date="2026-01-26T10:16:00Z">
                <m:rPr>
                  <m:sty m:val="p"/>
                </m:rPr>
                <w:rPr>
                  <w:rFonts w:ascii="Cambria Math" w:hAnsi="Cambria Math"/>
                  <w:color w:val="000000" w:themeColor="text1"/>
                  <w:sz w:val="28"/>
                  <w:szCs w:val="28"/>
                </w:rPr>
                <m:t>text</m:t>
              </w:ins>
            </m:r>
          </m:sub>
        </m:sSub>
      </m:oMath>
      <w:ins w:id="22" w:author="admin" w:date="2026-01-26T10:16:00Z">
        <w:r w:rsidR="00CC0E12">
          <w:rPr>
            <w:rFonts w:hint="eastAsia"/>
            <w:color w:val="000000" w:themeColor="text1"/>
            <w:sz w:val="28"/>
            <w:szCs w:val="28"/>
          </w:rPr>
          <w:t>维的实数向量</w:t>
        </w:r>
      </w:ins>
      <w:r w:rsidRPr="004B4242">
        <w:rPr>
          <w:color w:val="000000" w:themeColor="text1"/>
          <w:sz w:val="28"/>
          <w:szCs w:val="28"/>
        </w:rPr>
        <w:t>。对其进行</w:t>
      </w:r>
      <w:r w:rsidRPr="004B4242">
        <w:rPr>
          <w:color w:val="000000" w:themeColor="text1"/>
          <w:sz w:val="28"/>
          <w:szCs w:val="28"/>
        </w:rPr>
        <w:t>token</w:t>
      </w:r>
      <w:r w:rsidRPr="004B4242">
        <w:rPr>
          <w:color w:val="000000" w:themeColor="text1"/>
          <w:sz w:val="28"/>
          <w:szCs w:val="28"/>
        </w:rPr>
        <w:t>级均值池化</w:t>
      </w:r>
      <w:r w:rsidR="00312915" w:rsidRPr="004B4242">
        <w:rPr>
          <w:color w:val="000000" w:themeColor="text1"/>
          <w:sz w:val="28"/>
          <w:szCs w:val="28"/>
        </w:rPr>
        <w:t>，</w:t>
      </w:r>
      <w:r w:rsidRPr="004B4242">
        <w:rPr>
          <w:color w:val="000000" w:themeColor="text1"/>
          <w:sz w:val="28"/>
          <w:szCs w:val="28"/>
        </w:rPr>
        <w:t>得到第</w:t>
      </w:r>
      <m:oMath>
        <m:r>
          <w:rPr>
            <w:rFonts w:ascii="Cambria Math" w:hAnsi="Cambria Math"/>
            <w:color w:val="000000" w:themeColor="text1"/>
            <w:sz w:val="28"/>
            <w:szCs w:val="28"/>
          </w:rPr>
          <m:t>i</m:t>
        </m:r>
      </m:oMath>
      <w:r w:rsidRPr="004B4242">
        <w:rPr>
          <w:color w:val="000000" w:themeColor="text1"/>
          <w:sz w:val="28"/>
          <w:szCs w:val="28"/>
        </w:rPr>
        <w:t>个结构域的向量表示</w:t>
      </w:r>
      <w:r w:rsidR="00D27732" w:rsidRPr="004B4242">
        <w:rPr>
          <w:rFonts w:hint="eastAsia"/>
          <w:color w:val="000000" w:themeColor="text1"/>
          <w:sz w:val="28"/>
          <w:szCs w:val="28"/>
        </w:rPr>
        <w:t>（即嵌入表示）</w:t>
      </w:r>
      <w:r w:rsidR="00312915" w:rsidRPr="004B4242">
        <w:rPr>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i</m:t>
            </m:r>
          </m:sub>
        </m:sSub>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1</m:t>
            </m:r>
            <m:ctrlPr>
              <w:rPr>
                <w:rFonts w:ascii="Cambria Math" w:hAnsi="Cambria Math"/>
                <w:color w:val="000000" w:themeColor="text1"/>
                <w:sz w:val="28"/>
                <w:szCs w:val="28"/>
              </w:rPr>
            </m:ctrlPr>
          </m:num>
          <m:den>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k</m:t>
                </m:r>
              </m:sub>
            </m:sSub>
            <m:ctrlPr>
              <w:rPr>
                <w:rFonts w:ascii="Cambria Math" w:hAnsi="Cambria Math"/>
                <w:color w:val="000000" w:themeColor="text1"/>
                <w:sz w:val="28"/>
                <w:szCs w:val="28"/>
              </w:rPr>
            </m:ctrlPr>
          </m:den>
        </m:f>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m=1</m:t>
            </m:r>
            <m:ctrlPr>
              <w:rPr>
                <w:rFonts w:ascii="Cambria Math" w:hAnsi="Cambria Math"/>
                <w:color w:val="000000" w:themeColor="text1"/>
                <w:sz w:val="28"/>
                <w:szCs w:val="28"/>
              </w:rPr>
            </m:ctrlPr>
          </m:sub>
          <m:sup>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k</m:t>
                </m:r>
              </m:sub>
            </m:sSub>
            <m:ctrlPr>
              <w:rPr>
                <w:rFonts w:ascii="Cambria Math" w:hAnsi="Cambria Math"/>
                <w:color w:val="000000" w:themeColor="text1"/>
                <w:sz w:val="28"/>
                <w:szCs w:val="28"/>
              </w:rPr>
            </m:ctrlPr>
          </m:sup>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i,m</m:t>
                </m:r>
              </m:sub>
            </m:sSub>
            <m:ctrlPr>
              <w:rPr>
                <w:rFonts w:ascii="Cambria Math" w:hAnsi="Cambria Math"/>
                <w:color w:val="000000" w:themeColor="text1"/>
                <w:sz w:val="28"/>
                <w:szCs w:val="28"/>
              </w:rPr>
            </m:ctrlPr>
          </m:e>
        </m:nary>
      </m:oMath>
      <w:r w:rsidR="00312915" w:rsidRPr="004B4242">
        <w:rPr>
          <w:color w:val="000000" w:themeColor="text1"/>
          <w:sz w:val="28"/>
          <w:szCs w:val="28"/>
        </w:rPr>
        <w:t>；</w:t>
      </w:r>
    </w:p>
    <w:p w14:paraId="54A6C17D" w14:textId="5DE18421" w:rsidR="00312915" w:rsidRPr="004B4242" w:rsidRDefault="00CE2396" w:rsidP="00312915">
      <w:pPr>
        <w:pStyle w:val="af4"/>
        <w:ind w:firstLineChars="200" w:firstLine="560"/>
        <w:jc w:val="both"/>
        <w:rPr>
          <w:color w:val="000000" w:themeColor="text1"/>
          <w:sz w:val="28"/>
          <w:szCs w:val="28"/>
        </w:rPr>
      </w:pPr>
      <w:r w:rsidRPr="004B4242">
        <w:rPr>
          <w:color w:val="000000" w:themeColor="text1"/>
          <w:sz w:val="28"/>
          <w:szCs w:val="28"/>
        </w:rPr>
        <w:t>随后</w:t>
      </w:r>
      <w:r w:rsidR="00D27732" w:rsidRPr="004B4242">
        <w:rPr>
          <w:rFonts w:hint="eastAsia"/>
          <w:color w:val="000000" w:themeColor="text1"/>
          <w:sz w:val="28"/>
          <w:szCs w:val="28"/>
        </w:rPr>
        <w:t>，</w:t>
      </w:r>
      <w:r w:rsidRPr="004B4242">
        <w:rPr>
          <w:color w:val="000000" w:themeColor="text1"/>
          <w:sz w:val="28"/>
          <w:szCs w:val="28"/>
        </w:rPr>
        <w:t>对该蛋白质所有</w:t>
      </w:r>
      <w:r w:rsidR="00E93E21" w:rsidRPr="004B4242">
        <w:rPr>
          <w:color w:val="000000" w:themeColor="text1"/>
          <w:sz w:val="28"/>
          <w:szCs w:val="28"/>
        </w:rPr>
        <w:t>K</w:t>
      </w:r>
      <w:r w:rsidRPr="004B4242">
        <w:rPr>
          <w:color w:val="000000" w:themeColor="text1"/>
          <w:sz w:val="28"/>
          <w:szCs w:val="28"/>
        </w:rPr>
        <w:t>个结构域的嵌入</w:t>
      </w:r>
      <w:r w:rsidR="00D27732" w:rsidRPr="004B4242">
        <w:rPr>
          <w:rFonts w:hint="eastAsia"/>
          <w:color w:val="000000" w:themeColor="text1"/>
          <w:sz w:val="28"/>
          <w:szCs w:val="28"/>
        </w:rPr>
        <w:t>表示</w:t>
      </w:r>
      <w:r w:rsidRPr="004B4242">
        <w:rPr>
          <w:color w:val="000000" w:themeColor="text1"/>
          <w:sz w:val="28"/>
          <w:szCs w:val="28"/>
        </w:rPr>
        <w:t>再次进行均值池化，得到统一的结构域特征</w:t>
      </w:r>
      <w:r w:rsidR="00E93E21" w:rsidRPr="004B4242">
        <w:rPr>
          <w:rFonts w:hint="eastAsia"/>
          <w:color w:val="000000" w:themeColor="text1"/>
          <w:sz w:val="28"/>
          <w:szCs w:val="28"/>
        </w:rPr>
        <w:t>，</w:t>
      </w:r>
      <w:r w:rsidR="00D27732" w:rsidRPr="004B4242">
        <w:rPr>
          <w:rFonts w:hint="eastAsia"/>
          <w:color w:val="000000" w:themeColor="text1"/>
          <w:sz w:val="28"/>
          <w:szCs w:val="28"/>
        </w:rPr>
        <w:t>即</w:t>
      </w:r>
      <w:r w:rsidR="00E93E21" w:rsidRPr="004B4242">
        <w:rPr>
          <w:rFonts w:hint="eastAsia"/>
          <w:color w:val="000000" w:themeColor="text1"/>
          <w:sz w:val="28"/>
          <w:szCs w:val="28"/>
        </w:rPr>
        <w:t>结构域</w:t>
      </w:r>
      <w:r w:rsidR="00310122" w:rsidRPr="004B4242">
        <w:rPr>
          <w:rFonts w:hint="eastAsia"/>
          <w:color w:val="000000" w:themeColor="text1"/>
          <w:sz w:val="28"/>
          <w:szCs w:val="28"/>
        </w:rPr>
        <w:t>模态</w:t>
      </w:r>
      <w:r w:rsidR="00E93E21" w:rsidRPr="004B4242">
        <w:rPr>
          <w:rFonts w:hint="eastAsia"/>
          <w:color w:val="000000" w:themeColor="text1"/>
          <w:sz w:val="28"/>
          <w:szCs w:val="28"/>
        </w:rPr>
        <w:t>特征向量</w:t>
      </w:r>
      <w:r w:rsidRPr="004B4242">
        <w:rPr>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dom</m:t>
            </m:r>
          </m:sub>
        </m:sSub>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1</m:t>
            </m:r>
            <m:ctrlPr>
              <w:rPr>
                <w:rFonts w:ascii="Cambria Math" w:hAnsi="Cambria Math"/>
                <w:color w:val="000000" w:themeColor="text1"/>
                <w:sz w:val="28"/>
                <w:szCs w:val="28"/>
              </w:rPr>
            </m:ctrlPr>
          </m:num>
          <m:den>
            <m:r>
              <w:rPr>
                <w:rFonts w:ascii="Cambria Math" w:hAnsi="Cambria Math"/>
                <w:color w:val="000000" w:themeColor="text1"/>
                <w:sz w:val="28"/>
                <w:szCs w:val="28"/>
              </w:rPr>
              <m:t>K</m:t>
            </m:r>
            <m:ctrlPr>
              <w:rPr>
                <w:rFonts w:ascii="Cambria Math" w:hAnsi="Cambria Math"/>
                <w:color w:val="000000" w:themeColor="text1"/>
                <w:sz w:val="28"/>
                <w:szCs w:val="28"/>
              </w:rPr>
            </m:ctrlPr>
          </m:den>
        </m:f>
        <m:sSub>
          <m:sSubPr>
            <m:ctrlPr>
              <w:rPr>
                <w:rFonts w:ascii="Cambria Math" w:hAnsi="Cambria Math"/>
                <w:color w:val="000000" w:themeColor="text1"/>
                <w:sz w:val="28"/>
                <w:szCs w:val="28"/>
              </w:rPr>
            </m:ctrlPr>
          </m:sSubPr>
          <m:e>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i=1</m:t>
                </m:r>
                <m:ctrlPr>
                  <w:rPr>
                    <w:rFonts w:ascii="Cambria Math" w:hAnsi="Cambria Math"/>
                    <w:color w:val="000000" w:themeColor="text1"/>
                    <w:sz w:val="28"/>
                    <w:szCs w:val="28"/>
                  </w:rPr>
                </m:ctrlPr>
              </m:sub>
              <m:sup>
                <m:r>
                  <w:rPr>
                    <w:rFonts w:ascii="Cambria Math" w:hAnsi="Cambria Math"/>
                    <w:color w:val="000000" w:themeColor="text1"/>
                    <w:sz w:val="28"/>
                    <w:szCs w:val="28"/>
                  </w:rPr>
                  <m:t>K</m:t>
                </m:r>
                <m:ctrlPr>
                  <w:rPr>
                    <w:rFonts w:ascii="Cambria Math" w:hAnsi="Cambria Math"/>
                    <w:color w:val="000000" w:themeColor="text1"/>
                    <w:sz w:val="28"/>
                    <w:szCs w:val="28"/>
                  </w:rPr>
                </m:ctrlPr>
              </m:sup>
              <m:e>
                <m:r>
                  <w:rPr>
                    <w:rFonts w:ascii="Cambria Math" w:hAnsi="Cambria Math"/>
                    <w:color w:val="000000" w:themeColor="text1"/>
                    <w:sz w:val="28"/>
                    <w:szCs w:val="28"/>
                  </w:rPr>
                  <m:t>e</m:t>
                </m:r>
                <m:ctrlPr>
                  <w:rPr>
                    <w:rFonts w:ascii="Cambria Math" w:hAnsi="Cambria Math"/>
                    <w:color w:val="000000" w:themeColor="text1"/>
                    <w:sz w:val="28"/>
                    <w:szCs w:val="28"/>
                  </w:rPr>
                </m:ctrlPr>
              </m:e>
            </m:nary>
            <m:ctrlPr>
              <w:rPr>
                <w:rFonts w:ascii="Cambria Math" w:hAnsi="Cambria Math"/>
                <w:i/>
                <w:color w:val="000000" w:themeColor="text1"/>
                <w:sz w:val="28"/>
                <w:szCs w:val="28"/>
              </w:rPr>
            </m:ctrlPr>
          </m:e>
          <m:sub>
            <m:r>
              <w:rPr>
                <w:rFonts w:ascii="Cambria Math" w:hAnsi="Cambria Math"/>
                <w:color w:val="000000" w:themeColor="text1"/>
                <w:sz w:val="28"/>
                <w:szCs w:val="28"/>
              </w:rPr>
              <m:t>i</m:t>
            </m:r>
            <m:ctrlPr>
              <w:rPr>
                <w:rFonts w:ascii="Cambria Math" w:hAnsi="Cambria Math"/>
                <w:i/>
                <w:color w:val="000000" w:themeColor="text1"/>
                <w:sz w:val="28"/>
                <w:szCs w:val="28"/>
              </w:rPr>
            </m:ctrlPr>
          </m:sub>
        </m:sSub>
      </m:oMath>
      <w:r w:rsidR="00312915" w:rsidRPr="004B4242">
        <w:rPr>
          <w:color w:val="000000" w:themeColor="text1"/>
          <w:sz w:val="28"/>
          <w:szCs w:val="28"/>
        </w:rPr>
        <w:t>；</w:t>
      </w:r>
    </w:p>
    <w:p w14:paraId="1C59BE64" w14:textId="2F96D256" w:rsidR="00312915" w:rsidRPr="004B4242" w:rsidRDefault="00CE2396" w:rsidP="00312915">
      <w:pPr>
        <w:pStyle w:val="af4"/>
        <w:ind w:firstLineChars="200" w:firstLine="560"/>
        <w:jc w:val="both"/>
        <w:rPr>
          <w:color w:val="000000" w:themeColor="text1"/>
          <w:sz w:val="28"/>
          <w:szCs w:val="28"/>
        </w:rPr>
      </w:pPr>
      <w:r w:rsidRPr="004B4242">
        <w:rPr>
          <w:color w:val="000000" w:themeColor="text1"/>
          <w:sz w:val="28"/>
          <w:szCs w:val="28"/>
        </w:rPr>
        <w:t>其中，</w:t>
      </w:r>
      <m:oMath>
        <m:sSub>
          <m:sSubPr>
            <m:ctrlPr>
              <w:rPr>
                <w:rFonts w:ascii="Cambria Math" w:hAnsi="Cambria Math"/>
                <w:i/>
                <w:iCs/>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i</m:t>
            </m:r>
          </m:sub>
        </m:sSub>
      </m:oMath>
      <w:r w:rsidRPr="004B4242">
        <w:rPr>
          <w:color w:val="000000" w:themeColor="text1"/>
          <w:sz w:val="28"/>
          <w:szCs w:val="28"/>
        </w:rPr>
        <w:t>为第</w:t>
      </w:r>
      <m:oMath>
        <m:r>
          <w:rPr>
            <w:rFonts w:ascii="Cambria Math" w:hAnsi="Cambria Math"/>
            <w:color w:val="000000" w:themeColor="text1"/>
            <w:sz w:val="28"/>
            <w:szCs w:val="28"/>
          </w:rPr>
          <m:t>i</m:t>
        </m:r>
      </m:oMath>
      <w:r w:rsidRPr="004B4242">
        <w:rPr>
          <w:color w:val="000000" w:themeColor="text1"/>
          <w:sz w:val="28"/>
          <w:szCs w:val="28"/>
        </w:rPr>
        <w:t>个结构域的向量表示，</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dom</m:t>
            </m:r>
          </m:sub>
        </m:sSub>
      </m:oMath>
      <w:r w:rsidRPr="004B4242">
        <w:rPr>
          <w:color w:val="000000" w:themeColor="text1"/>
          <w:sz w:val="28"/>
          <w:szCs w:val="28"/>
        </w:rPr>
        <w:t>为</w:t>
      </w:r>
      <w:r w:rsidR="00E93E21" w:rsidRPr="004B4242">
        <w:rPr>
          <w:rFonts w:hint="eastAsia"/>
          <w:color w:val="000000" w:themeColor="text1"/>
          <w:sz w:val="28"/>
          <w:szCs w:val="28"/>
        </w:rPr>
        <w:t>结构域</w:t>
      </w:r>
      <w:r w:rsidR="00310122" w:rsidRPr="004B4242">
        <w:rPr>
          <w:rFonts w:hint="eastAsia"/>
          <w:color w:val="000000" w:themeColor="text1"/>
          <w:sz w:val="28"/>
          <w:szCs w:val="28"/>
        </w:rPr>
        <w:t>模态</w:t>
      </w:r>
      <w:r w:rsidR="00E93E21" w:rsidRPr="004B4242">
        <w:rPr>
          <w:rFonts w:hint="eastAsia"/>
          <w:color w:val="000000" w:themeColor="text1"/>
          <w:sz w:val="28"/>
          <w:szCs w:val="28"/>
        </w:rPr>
        <w:t>特征向量</w:t>
      </w:r>
      <w:r w:rsidR="00312915" w:rsidRPr="004B4242">
        <w:rPr>
          <w:color w:val="000000" w:themeColor="text1"/>
          <w:sz w:val="28"/>
          <w:szCs w:val="28"/>
        </w:rPr>
        <w:t>。</w:t>
      </w:r>
    </w:p>
    <w:p w14:paraId="39E9BDF9" w14:textId="480FF9BE" w:rsidR="00CE2396" w:rsidRPr="004B4242" w:rsidRDefault="00312915" w:rsidP="00312915">
      <w:pPr>
        <w:pStyle w:val="af4"/>
        <w:ind w:firstLineChars="200" w:firstLine="560"/>
        <w:jc w:val="both"/>
        <w:rPr>
          <w:color w:val="000000" w:themeColor="text1"/>
          <w:sz w:val="28"/>
          <w:szCs w:val="28"/>
        </w:rPr>
      </w:pPr>
      <w:r w:rsidRPr="004B4242">
        <w:rPr>
          <w:color w:val="000000" w:themeColor="text1"/>
          <w:sz w:val="28"/>
          <w:szCs w:val="28"/>
        </w:rPr>
        <w:t>此外，</w:t>
      </w:r>
      <w:r w:rsidR="0013595D" w:rsidRPr="004B4242">
        <w:rPr>
          <w:rFonts w:hint="eastAsia"/>
          <w:color w:val="000000" w:themeColor="text1"/>
          <w:sz w:val="28"/>
          <w:szCs w:val="28"/>
        </w:rPr>
        <w:t>对于某些</w:t>
      </w:r>
      <w:r w:rsidR="00CE2396" w:rsidRPr="004B4242">
        <w:rPr>
          <w:color w:val="000000" w:themeColor="text1"/>
          <w:sz w:val="28"/>
          <w:szCs w:val="28"/>
        </w:rPr>
        <w:t>蛋白质</w:t>
      </w:r>
      <w:r w:rsidR="0013595D" w:rsidRPr="004B4242">
        <w:rPr>
          <w:rFonts w:hint="eastAsia"/>
          <w:color w:val="000000" w:themeColor="text1"/>
          <w:sz w:val="28"/>
          <w:szCs w:val="28"/>
        </w:rPr>
        <w:t>，如果</w:t>
      </w:r>
      <w:r w:rsidR="00CE2396" w:rsidRPr="004B4242">
        <w:rPr>
          <w:color w:val="000000" w:themeColor="text1"/>
          <w:sz w:val="28"/>
          <w:szCs w:val="28"/>
        </w:rPr>
        <w:t>缺少</w:t>
      </w:r>
      <w:r w:rsidR="0013595D" w:rsidRPr="004B4242">
        <w:rPr>
          <w:rFonts w:hint="eastAsia"/>
          <w:color w:val="000000" w:themeColor="text1"/>
          <w:sz w:val="28"/>
          <w:szCs w:val="28"/>
        </w:rPr>
        <w:t>蛋白质</w:t>
      </w:r>
      <w:r w:rsidR="00CE2396" w:rsidRPr="004B4242">
        <w:rPr>
          <w:color w:val="000000" w:themeColor="text1"/>
          <w:sz w:val="28"/>
          <w:szCs w:val="28"/>
        </w:rPr>
        <w:t>结构域</w:t>
      </w:r>
      <w:r w:rsidR="0013595D" w:rsidRPr="004B4242">
        <w:rPr>
          <w:rFonts w:hint="eastAsia"/>
          <w:color w:val="000000" w:themeColor="text1"/>
          <w:sz w:val="28"/>
          <w:szCs w:val="28"/>
        </w:rPr>
        <w:t>文本</w:t>
      </w:r>
      <w:r w:rsidR="00CE2396" w:rsidRPr="004B4242">
        <w:rPr>
          <w:color w:val="000000" w:themeColor="text1"/>
          <w:sz w:val="28"/>
          <w:szCs w:val="28"/>
        </w:rPr>
        <w:t>时，</w:t>
      </w:r>
      <w:r w:rsidR="0013595D" w:rsidRPr="004B4242">
        <w:rPr>
          <w:rFonts w:hint="eastAsia"/>
          <w:color w:val="000000" w:themeColor="text1"/>
          <w:sz w:val="28"/>
          <w:szCs w:val="28"/>
        </w:rPr>
        <w:t>则结构域</w:t>
      </w:r>
      <w:r w:rsidR="00310122" w:rsidRPr="004B4242">
        <w:rPr>
          <w:rFonts w:hint="eastAsia"/>
          <w:color w:val="000000" w:themeColor="text1"/>
          <w:sz w:val="28"/>
          <w:szCs w:val="28"/>
        </w:rPr>
        <w:t>模态</w:t>
      </w:r>
      <w:r w:rsidR="0013595D" w:rsidRPr="004B4242">
        <w:rPr>
          <w:rFonts w:hint="eastAsia"/>
          <w:color w:val="000000" w:themeColor="text1"/>
          <w:sz w:val="28"/>
          <w:szCs w:val="28"/>
        </w:rPr>
        <w:t>特征向量</w:t>
      </w:r>
      <w:r w:rsidR="00CE2396" w:rsidRPr="004B4242">
        <w:rPr>
          <w:color w:val="000000" w:themeColor="text1"/>
          <w:sz w:val="28"/>
          <w:szCs w:val="28"/>
        </w:rPr>
        <w:t>采用全零向量作为占位向量</w:t>
      </w:r>
      <w:r w:rsidR="0013595D" w:rsidRPr="004B4242">
        <w:rPr>
          <w:rFonts w:hint="eastAsia"/>
          <w:color w:val="000000" w:themeColor="text1"/>
          <w:sz w:val="28"/>
          <w:szCs w:val="28"/>
        </w:rPr>
        <w:t>，</w:t>
      </w:r>
      <w:r w:rsidR="00CE2396" w:rsidRPr="004B4242">
        <w:rPr>
          <w:color w:val="000000" w:themeColor="text1"/>
          <w:sz w:val="28"/>
          <w:szCs w:val="28"/>
        </w:rPr>
        <w:t>以保证后续网络输入维度一致。</w:t>
      </w:r>
    </w:p>
    <w:p w14:paraId="34648E0D" w14:textId="35FC58B2" w:rsidR="0013595D" w:rsidRPr="004B4242" w:rsidRDefault="0013595D" w:rsidP="00312915">
      <w:pPr>
        <w:pStyle w:val="af4"/>
        <w:ind w:firstLineChars="200" w:firstLine="560"/>
        <w:jc w:val="both"/>
        <w:rPr>
          <w:color w:val="000000" w:themeColor="text1"/>
          <w:sz w:val="28"/>
          <w:szCs w:val="28"/>
        </w:rPr>
      </w:pPr>
      <w:r w:rsidRPr="004B4242">
        <w:rPr>
          <w:rFonts w:hint="eastAsia"/>
          <w:color w:val="000000" w:themeColor="text1"/>
          <w:sz w:val="28"/>
          <w:szCs w:val="28"/>
        </w:rPr>
        <w:t>在一些实施方式中，</w:t>
      </w:r>
      <w:r w:rsidRPr="004B4242">
        <w:rPr>
          <w:color w:val="000000" w:themeColor="text1"/>
          <w:sz w:val="28"/>
          <w:szCs w:val="28"/>
        </w:rPr>
        <w:t>使用</w:t>
      </w:r>
      <w:r w:rsidRPr="004B4242">
        <w:rPr>
          <w:rFonts w:hint="eastAsia"/>
          <w:color w:val="000000" w:themeColor="text1"/>
          <w:sz w:val="28"/>
          <w:szCs w:val="28"/>
        </w:rPr>
        <w:t>文本嵌入模型（例如</w:t>
      </w:r>
      <w:r w:rsidRPr="004B4242">
        <w:rPr>
          <w:color w:val="000000" w:themeColor="text1"/>
          <w:sz w:val="28"/>
          <w:szCs w:val="28"/>
        </w:rPr>
        <w:t>Qwen3-Embedding-4B</w:t>
      </w:r>
      <w:r w:rsidRPr="004B4242">
        <w:rPr>
          <w:color w:val="000000" w:themeColor="text1"/>
          <w:sz w:val="28"/>
          <w:szCs w:val="28"/>
        </w:rPr>
        <w:t>模型</w:t>
      </w:r>
      <w:r w:rsidRPr="004B4242">
        <w:rPr>
          <w:rFonts w:hint="eastAsia"/>
          <w:color w:val="000000" w:themeColor="text1"/>
          <w:sz w:val="28"/>
          <w:szCs w:val="28"/>
        </w:rPr>
        <w:t>）</w:t>
      </w:r>
      <w:r w:rsidRPr="004B4242">
        <w:rPr>
          <w:color w:val="000000" w:themeColor="text1"/>
          <w:sz w:val="28"/>
          <w:szCs w:val="28"/>
        </w:rPr>
        <w:t>对</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描述文本进行编码并转换成嵌入表示形式，然后进行均值池化处理，得到</w:t>
      </w:r>
      <w:r w:rsidR="00DD3997" w:rsidRPr="004B4242">
        <w:rPr>
          <w:color w:val="000000" w:themeColor="text1"/>
          <w:sz w:val="28"/>
          <w:szCs w:val="28"/>
        </w:rPr>
        <w:t>GO</w:t>
      </w:r>
      <w:r w:rsidR="00DD3997" w:rsidRPr="004B4242">
        <w:rPr>
          <w:color w:val="000000" w:themeColor="text1"/>
          <w:sz w:val="28"/>
          <w:szCs w:val="28"/>
        </w:rPr>
        <w:t>功能</w:t>
      </w:r>
      <w:r w:rsidR="00DD3997" w:rsidRPr="004B4242">
        <w:rPr>
          <w:rFonts w:hint="eastAsia"/>
          <w:color w:val="000000" w:themeColor="text1"/>
          <w:sz w:val="28"/>
          <w:szCs w:val="28"/>
        </w:rPr>
        <w:t>标签</w:t>
      </w:r>
      <w:r w:rsidRPr="004B4242">
        <w:rPr>
          <w:color w:val="000000" w:themeColor="text1"/>
          <w:sz w:val="28"/>
          <w:szCs w:val="28"/>
        </w:rPr>
        <w:t>模态特征向量</w:t>
      </w:r>
      <w:r w:rsidRPr="004B4242">
        <w:rPr>
          <w:rFonts w:hint="eastAsia"/>
          <w:color w:val="000000" w:themeColor="text1"/>
          <w:sz w:val="28"/>
          <w:szCs w:val="28"/>
        </w:rPr>
        <w:t>。</w:t>
      </w:r>
    </w:p>
    <w:p w14:paraId="0B73163C" w14:textId="77777777" w:rsidR="00FC5053" w:rsidRDefault="0013595D" w:rsidP="00FC5053">
      <w:pPr>
        <w:ind w:firstLine="576"/>
        <w:rPr>
          <w:color w:val="000000" w:themeColor="text1"/>
          <w:sz w:val="28"/>
          <w:szCs w:val="28"/>
        </w:rPr>
      </w:pPr>
      <w:r w:rsidRPr="004B4242">
        <w:rPr>
          <w:rFonts w:hint="eastAsia"/>
          <w:color w:val="000000" w:themeColor="text1"/>
          <w:sz w:val="28"/>
          <w:szCs w:val="28"/>
        </w:rPr>
        <w:t>下面以文本嵌入模型采用</w:t>
      </w:r>
      <w:r w:rsidRPr="004B4242">
        <w:rPr>
          <w:color w:val="000000" w:themeColor="text1"/>
          <w:sz w:val="28"/>
          <w:szCs w:val="28"/>
        </w:rPr>
        <w:t>Qwen3-Embedding-4B</w:t>
      </w:r>
      <w:r w:rsidRPr="004B4242">
        <w:rPr>
          <w:rFonts w:hint="eastAsia"/>
          <w:color w:val="000000" w:themeColor="text1"/>
          <w:sz w:val="28"/>
          <w:szCs w:val="28"/>
        </w:rPr>
        <w:t>模型为例进行说明。</w:t>
      </w:r>
      <w:bookmarkStart w:id="23" w:name="_Hlk219123816"/>
    </w:p>
    <w:p w14:paraId="4FCDE976" w14:textId="2BF10B51" w:rsidR="00312915" w:rsidRPr="004B4242" w:rsidRDefault="00312915" w:rsidP="00FC5053">
      <w:pPr>
        <w:ind w:firstLine="576"/>
        <w:rPr>
          <w:color w:val="000000" w:themeColor="text1"/>
          <w:sz w:val="28"/>
          <w:szCs w:val="28"/>
        </w:rPr>
      </w:pPr>
      <w:r w:rsidRPr="004B4242">
        <w:rPr>
          <w:color w:val="000000" w:themeColor="text1"/>
          <w:sz w:val="28"/>
          <w:szCs w:val="28"/>
        </w:rPr>
        <w:t>采用</w:t>
      </w:r>
      <w:r w:rsidRPr="004B4242">
        <w:rPr>
          <w:color w:val="000000" w:themeColor="text1"/>
          <w:sz w:val="28"/>
          <w:szCs w:val="28"/>
        </w:rPr>
        <w:t>Qwen3-Embedding-4B</w:t>
      </w:r>
      <w:r w:rsidRPr="004B4242">
        <w:rPr>
          <w:color w:val="000000" w:themeColor="text1"/>
          <w:sz w:val="28"/>
          <w:szCs w:val="28"/>
        </w:rPr>
        <w:t>模型作为统一语义编码器</w:t>
      </w:r>
      <w:bookmarkEnd w:id="23"/>
      <w:r w:rsidRPr="004B4242">
        <w:rPr>
          <w:color w:val="000000" w:themeColor="text1"/>
          <w:sz w:val="28"/>
          <w:szCs w:val="28"/>
        </w:rPr>
        <w:t>，对</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描述文本进行</w:t>
      </w:r>
      <w:r w:rsidR="0013595D" w:rsidRPr="004B4242">
        <w:rPr>
          <w:rFonts w:hint="eastAsia"/>
          <w:color w:val="000000" w:themeColor="text1"/>
          <w:sz w:val="28"/>
          <w:szCs w:val="28"/>
        </w:rPr>
        <w:t>编码</w:t>
      </w:r>
      <w:r w:rsidRPr="004B4242">
        <w:rPr>
          <w:color w:val="000000" w:themeColor="text1"/>
          <w:sz w:val="28"/>
          <w:szCs w:val="28"/>
        </w:rPr>
        <w:t>，然后进行均值池化处理，得到</w:t>
      </w:r>
      <w:r w:rsidR="001775AF" w:rsidRPr="004B4242">
        <w:rPr>
          <w:color w:val="000000" w:themeColor="text1"/>
          <w:sz w:val="28"/>
          <w:szCs w:val="28"/>
        </w:rPr>
        <w:t>GO</w:t>
      </w:r>
      <w:r w:rsidR="001775AF" w:rsidRPr="004B4242">
        <w:rPr>
          <w:color w:val="000000" w:themeColor="text1"/>
          <w:sz w:val="28"/>
          <w:szCs w:val="28"/>
        </w:rPr>
        <w:t>术语的全局语义向量</w:t>
      </w:r>
      <w:r w:rsidR="0013595D" w:rsidRPr="004B4242">
        <w:rPr>
          <w:rFonts w:hint="eastAsia"/>
          <w:color w:val="000000" w:themeColor="text1"/>
          <w:sz w:val="28"/>
          <w:szCs w:val="28"/>
        </w:rPr>
        <w:t>，即</w:t>
      </w:r>
      <w:r w:rsidR="0013595D" w:rsidRPr="004B4242">
        <w:rPr>
          <w:rFonts w:hint="eastAsia"/>
          <w:color w:val="000000" w:themeColor="text1"/>
          <w:sz w:val="28"/>
          <w:szCs w:val="28"/>
        </w:rPr>
        <w:t>GO</w:t>
      </w:r>
      <w:r w:rsidR="0013595D" w:rsidRPr="004B4242">
        <w:rPr>
          <w:rFonts w:hint="eastAsia"/>
          <w:color w:val="000000" w:themeColor="text1"/>
          <w:sz w:val="28"/>
          <w:szCs w:val="28"/>
        </w:rPr>
        <w:t>功能</w:t>
      </w:r>
      <w:r w:rsidR="00ED6ABC" w:rsidRPr="004B4242">
        <w:rPr>
          <w:rFonts w:hint="eastAsia"/>
          <w:color w:val="000000" w:themeColor="text1"/>
          <w:sz w:val="28"/>
          <w:szCs w:val="28"/>
        </w:rPr>
        <w:t>标签</w:t>
      </w:r>
      <w:r w:rsidR="00DD3997" w:rsidRPr="004B4242">
        <w:rPr>
          <w:rFonts w:hint="eastAsia"/>
          <w:color w:val="000000" w:themeColor="text1"/>
          <w:sz w:val="28"/>
          <w:szCs w:val="28"/>
        </w:rPr>
        <w:t>模态</w:t>
      </w:r>
      <w:r w:rsidR="0013595D" w:rsidRPr="004B4242">
        <w:rPr>
          <w:rFonts w:hint="eastAsia"/>
          <w:color w:val="000000" w:themeColor="text1"/>
          <w:sz w:val="28"/>
          <w:szCs w:val="28"/>
        </w:rPr>
        <w:t>特征向量</w:t>
      </w:r>
      <w:r w:rsidR="001775AF" w:rsidRPr="004B4242">
        <w:rPr>
          <w:color w:val="000000" w:themeColor="text1"/>
          <w:sz w:val="28"/>
          <w:szCs w:val="28"/>
        </w:rPr>
        <w:t>。具体而言，</w:t>
      </w:r>
      <w:r w:rsidRPr="004B4242">
        <w:rPr>
          <w:color w:val="000000" w:themeColor="text1"/>
          <w:sz w:val="28"/>
          <w:szCs w:val="28"/>
        </w:rPr>
        <w:t>利用其官方定义文本作为语义锚点，设该定义文本被分词为</w:t>
      </w:r>
      <w:r w:rsidRPr="004B4242">
        <w:rPr>
          <w:color w:val="000000" w:themeColor="text1"/>
          <w:sz w:val="28"/>
          <w:szCs w:val="28"/>
        </w:rPr>
        <w:t>N</w:t>
      </w:r>
      <w:r w:rsidRPr="004B4242">
        <w:rPr>
          <w:color w:val="000000" w:themeColor="text1"/>
          <w:sz w:val="28"/>
          <w:szCs w:val="28"/>
        </w:rPr>
        <w:t>个</w:t>
      </w:r>
      <w:r w:rsidRPr="004B4242">
        <w:rPr>
          <w:color w:val="000000" w:themeColor="text1"/>
          <w:sz w:val="28"/>
          <w:szCs w:val="28"/>
        </w:rPr>
        <w:t>token</w:t>
      </w:r>
      <w:r w:rsidRPr="004B4242">
        <w:rPr>
          <w:color w:val="000000" w:themeColor="text1"/>
          <w:sz w:val="28"/>
          <w:szCs w:val="28"/>
        </w:rPr>
        <w:t>，语义编码器输出对应的</w:t>
      </w:r>
      <w:r w:rsidRPr="004B4242">
        <w:rPr>
          <w:color w:val="000000" w:themeColor="text1"/>
          <w:sz w:val="28"/>
          <w:szCs w:val="28"/>
        </w:rPr>
        <w:t>token</w:t>
      </w:r>
      <w:r w:rsidRPr="004B4242">
        <w:rPr>
          <w:color w:val="000000" w:themeColor="text1"/>
          <w:sz w:val="28"/>
          <w:szCs w:val="28"/>
        </w:rPr>
        <w:t>向量</w:t>
      </w:r>
      <m:oMath>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h</m:t>
            </m:r>
          </m:e>
          <m:sub>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h</m:t>
            </m:r>
          </m:e>
          <m:sub>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h</m:t>
            </m:r>
          </m:e>
          <m:sub>
            <m:r>
              <m:rPr>
                <m:sty m:val="p"/>
              </m:rPr>
              <w:rPr>
                <w:rFonts w:ascii="Cambria Math" w:hAnsi="Cambria Math"/>
                <w:color w:val="000000" w:themeColor="text1"/>
                <w:sz w:val="28"/>
                <w:szCs w:val="28"/>
              </w:rPr>
              <m:t>N</m:t>
            </m:r>
          </m:sub>
        </m:sSub>
        <m:r>
          <m:rPr>
            <m:sty m:val="p"/>
          </m:rPr>
          <w:rPr>
            <w:rFonts w:ascii="Cambria Math" w:hAnsi="Cambria Math"/>
            <w:color w:val="000000" w:themeColor="text1"/>
            <w:sz w:val="28"/>
            <w:szCs w:val="28"/>
          </w:rPr>
          <m:t>}</m:t>
        </m:r>
      </m:oMath>
      <w:r w:rsidRPr="004B4242">
        <w:rPr>
          <w:color w:val="000000" w:themeColor="text1"/>
          <w:sz w:val="28"/>
          <w:szCs w:val="28"/>
        </w:rPr>
        <w:t>，其中</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h</m:t>
            </m:r>
          </m:e>
          <m:sub>
            <m:r>
              <m:rPr>
                <m:sty m:val="p"/>
              </m:rPr>
              <w:rPr>
                <w:rFonts w:ascii="Cambria Math" w:hAnsi="Cambria Math"/>
                <w:color w:val="000000" w:themeColor="text1"/>
                <w:sz w:val="28"/>
                <w:szCs w:val="28"/>
              </w:rPr>
              <m:t>n</m:t>
            </m:r>
          </m:sub>
        </m:sSub>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rPr>
            </m:ctrlPr>
          </m:sSupPr>
          <m:e>
            <m:r>
              <m:rPr>
                <m:sty m:val="p"/>
              </m:rPr>
              <w:rPr>
                <w:rFonts w:ascii="Cambria Math" w:eastAsia="MS Mincho" w:hAnsi="Cambria Math"/>
                <w:color w:val="000000" w:themeColor="text1"/>
                <w:sz w:val="28"/>
                <w:szCs w:val="28"/>
              </w:rPr>
              <m:t>R</m:t>
            </m:r>
          </m:e>
          <m:sup>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d</m:t>
                </m:r>
              </m:e>
              <m:sub>
                <m:r>
                  <m:rPr>
                    <m:sty m:val="p"/>
                  </m:rPr>
                  <w:rPr>
                    <w:rFonts w:ascii="Cambria Math" w:hAnsi="Cambria Math"/>
                    <w:color w:val="000000" w:themeColor="text1"/>
                    <w:sz w:val="28"/>
                    <w:szCs w:val="28"/>
                  </w:rPr>
                  <m:t>text</m:t>
                </m:r>
              </m:sub>
            </m:sSub>
          </m:sup>
        </m:sSup>
      </m:oMath>
      <w:r w:rsidRPr="004B4242">
        <w:rPr>
          <w:color w:val="000000" w:themeColor="text1"/>
          <w:sz w:val="28"/>
          <w:szCs w:val="28"/>
        </w:rPr>
        <w:t>，</w:t>
      </w:r>
      <w:r w:rsidR="0013595D" w:rsidRPr="004B4242">
        <w:rPr>
          <w:color w:val="000000" w:themeColor="text1"/>
          <w:sz w:val="28"/>
          <w:szCs w:val="28"/>
        </w:rPr>
        <w:t>n=</w:t>
      </w:r>
      <m:oMath>
        <m:r>
          <m:rPr>
            <m:sty m:val="p"/>
          </m:rPr>
          <w:rPr>
            <w:rFonts w:ascii="Cambria Math" w:hAnsi="Cambria Math"/>
            <w:color w:val="000000" w:themeColor="text1"/>
            <w:sz w:val="28"/>
            <w:szCs w:val="28"/>
          </w:rPr>
          <m:t>1,…,N</m:t>
        </m:r>
      </m:oMath>
      <w:r w:rsidR="002A27B1" w:rsidRPr="004B4242">
        <w:rPr>
          <w:rFonts w:hint="eastAsia"/>
          <w:color w:val="000000" w:themeColor="text1"/>
          <w:sz w:val="28"/>
          <w:szCs w:val="28"/>
        </w:rPr>
        <w:t>，</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d</m:t>
            </m:r>
          </m:e>
          <m:sub>
            <m:r>
              <m:rPr>
                <m:sty m:val="p"/>
              </m:rPr>
              <w:rPr>
                <w:rFonts w:ascii="Cambria Math" w:hAnsi="Cambria Math"/>
                <w:color w:val="000000" w:themeColor="text1"/>
                <w:sz w:val="28"/>
                <w:szCs w:val="28"/>
              </w:rPr>
              <m:t>text</m:t>
            </m:r>
          </m:sub>
        </m:sSub>
      </m:oMath>
      <w:r w:rsidRPr="004B4242">
        <w:rPr>
          <w:color w:val="000000" w:themeColor="text1"/>
          <w:sz w:val="28"/>
          <w:szCs w:val="28"/>
        </w:rPr>
        <w:t>为文本嵌入维度</w:t>
      </w:r>
      <w:ins w:id="24" w:author="admin" w:date="2026-01-26T10:17:00Z">
        <w:r w:rsidR="00CC0E12">
          <w:rPr>
            <w:rFonts w:hint="eastAsia"/>
            <w:color w:val="000000" w:themeColor="text1"/>
            <w:sz w:val="28"/>
            <w:szCs w:val="28"/>
          </w:rPr>
          <w:t>，</w:t>
        </w:r>
        <w:r w:rsidR="00CC0E12">
          <w:rPr>
            <w:rFonts w:hint="eastAsia"/>
            <w:color w:val="000000" w:themeColor="text1"/>
            <w:sz w:val="28"/>
            <w:szCs w:val="28"/>
          </w:rPr>
          <w:t>R</w:t>
        </w:r>
        <w:r w:rsidR="00CC0E12">
          <w:rPr>
            <w:rFonts w:hint="eastAsia"/>
            <w:color w:val="000000" w:themeColor="text1"/>
            <w:sz w:val="28"/>
            <w:szCs w:val="28"/>
          </w:rPr>
          <w:t>为实数向量，即</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h</m:t>
              </m:r>
            </m:e>
            <m:sub>
              <m:r>
                <m:rPr>
                  <m:sty m:val="p"/>
                </m:rPr>
                <w:rPr>
                  <w:rFonts w:ascii="Cambria Math" w:hAnsi="Cambria Math"/>
                  <w:color w:val="000000" w:themeColor="text1"/>
                  <w:sz w:val="28"/>
                  <w:szCs w:val="28"/>
                </w:rPr>
                <m:t>n</m:t>
              </m:r>
            </m:sub>
          </m:sSub>
        </m:oMath>
        <w:r w:rsidR="00CC0E12">
          <w:rPr>
            <w:rFonts w:hint="eastAsia"/>
            <w:color w:val="000000" w:themeColor="text1"/>
            <w:sz w:val="28"/>
            <w:szCs w:val="28"/>
          </w:rPr>
          <w:t>是一个</w:t>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d</m:t>
              </m:r>
            </m:e>
            <m:sub>
              <m:r>
                <m:rPr>
                  <m:sty m:val="p"/>
                </m:rPr>
                <w:rPr>
                  <w:rFonts w:ascii="Cambria Math" w:hAnsi="Cambria Math"/>
                  <w:color w:val="000000" w:themeColor="text1"/>
                  <w:sz w:val="28"/>
                  <w:szCs w:val="28"/>
                </w:rPr>
                <m:t>text</m:t>
              </m:r>
            </m:sub>
          </m:sSub>
        </m:oMath>
        <w:r w:rsidR="00CC0E12">
          <w:rPr>
            <w:rFonts w:hint="eastAsia"/>
            <w:color w:val="000000" w:themeColor="text1"/>
            <w:sz w:val="28"/>
            <w:szCs w:val="28"/>
          </w:rPr>
          <w:t>维的实数向量</w:t>
        </w:r>
      </w:ins>
      <w:ins w:id="25" w:author="admin" w:date="2026-01-26T10:16:00Z">
        <w:r w:rsidR="00CC0E12">
          <w:rPr>
            <w:rFonts w:hint="eastAsia"/>
            <w:color w:val="000000" w:themeColor="text1"/>
            <w:sz w:val="28"/>
            <w:szCs w:val="28"/>
          </w:rPr>
          <w:t>；</w:t>
        </w:r>
      </w:ins>
      <w:del w:id="26" w:author="admin" w:date="2026-01-26T10:16:00Z">
        <w:r w:rsidR="0013595D" w:rsidRPr="004B4242" w:rsidDel="00CC0E12">
          <w:rPr>
            <w:rFonts w:hint="eastAsia"/>
            <w:color w:val="000000" w:themeColor="text1"/>
            <w:sz w:val="28"/>
            <w:szCs w:val="28"/>
          </w:rPr>
          <w:delText>，</w:delText>
        </w:r>
      </w:del>
      <w:ins w:id="27" w:author="admin" w:date="2026-01-26T10:16:00Z">
        <w:r w:rsidR="00CC0E12">
          <w:rPr>
            <w:rFonts w:hint="eastAsia"/>
            <w:color w:val="000000" w:themeColor="text1"/>
            <w:sz w:val="28"/>
            <w:szCs w:val="28"/>
          </w:rPr>
          <w:t>然后</w:t>
        </w:r>
      </w:ins>
      <w:r w:rsidRPr="004B4242">
        <w:rPr>
          <w:color w:val="000000" w:themeColor="text1"/>
          <w:sz w:val="28"/>
          <w:szCs w:val="28"/>
        </w:rPr>
        <w:t>对</w:t>
      </w:r>
      <w:r w:rsidRPr="004B4242">
        <w:rPr>
          <w:color w:val="000000" w:themeColor="text1"/>
          <w:sz w:val="28"/>
          <w:szCs w:val="28"/>
        </w:rPr>
        <w:t>token</w:t>
      </w:r>
      <w:r w:rsidRPr="004B4242">
        <w:rPr>
          <w:color w:val="000000" w:themeColor="text1"/>
          <w:sz w:val="28"/>
          <w:szCs w:val="28"/>
        </w:rPr>
        <w:t>向量进行一次均值池化得到</w:t>
      </w:r>
      <w:r w:rsidRPr="004B4242">
        <w:rPr>
          <w:color w:val="000000" w:themeColor="text1"/>
          <w:sz w:val="28"/>
          <w:szCs w:val="28"/>
        </w:rPr>
        <w:t>GO</w:t>
      </w:r>
      <w:r w:rsidRPr="004B4242">
        <w:rPr>
          <w:color w:val="000000" w:themeColor="text1"/>
          <w:sz w:val="28"/>
          <w:szCs w:val="28"/>
        </w:rPr>
        <w:t>术语的全局语义向量</w:t>
      </w:r>
      <w:r w:rsidR="002A27B1" w:rsidRPr="004B4242">
        <w:rPr>
          <w:rFonts w:hint="eastAsia"/>
          <w:color w:val="000000" w:themeColor="text1"/>
          <w:sz w:val="28"/>
          <w:szCs w:val="28"/>
        </w:rPr>
        <w:t>，即</w:t>
      </w:r>
      <w:r w:rsidR="002A27B1" w:rsidRPr="004B4242">
        <w:rPr>
          <w:rFonts w:hint="eastAsia"/>
          <w:color w:val="000000" w:themeColor="text1"/>
          <w:sz w:val="28"/>
          <w:szCs w:val="28"/>
        </w:rPr>
        <w:t>GO</w:t>
      </w:r>
      <w:r w:rsidR="002A27B1" w:rsidRPr="004B4242">
        <w:rPr>
          <w:rFonts w:hint="eastAsia"/>
          <w:color w:val="000000" w:themeColor="text1"/>
          <w:sz w:val="28"/>
          <w:szCs w:val="28"/>
        </w:rPr>
        <w:t>功能</w:t>
      </w:r>
      <w:r w:rsidR="00ED6ABC" w:rsidRPr="004B4242">
        <w:rPr>
          <w:rFonts w:hint="eastAsia"/>
          <w:color w:val="000000" w:themeColor="text1"/>
          <w:sz w:val="28"/>
          <w:szCs w:val="28"/>
        </w:rPr>
        <w:t>标签</w:t>
      </w:r>
      <w:r w:rsidR="00DD3997" w:rsidRPr="004B4242">
        <w:rPr>
          <w:rFonts w:hint="eastAsia"/>
          <w:color w:val="000000" w:themeColor="text1"/>
          <w:sz w:val="28"/>
          <w:szCs w:val="28"/>
        </w:rPr>
        <w:t>模态</w:t>
      </w:r>
      <w:r w:rsidR="002A27B1" w:rsidRPr="004B4242">
        <w:rPr>
          <w:rFonts w:hint="eastAsia"/>
          <w:color w:val="000000" w:themeColor="text1"/>
          <w:sz w:val="28"/>
          <w:szCs w:val="28"/>
        </w:rPr>
        <w:t>特征向量：</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label</m:t>
            </m:r>
          </m:sub>
        </m:sSub>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1</m:t>
            </m:r>
            <m:ctrlPr>
              <w:rPr>
                <w:rFonts w:ascii="Cambria Math" w:hAnsi="Cambria Math"/>
                <w:color w:val="000000" w:themeColor="text1"/>
                <w:sz w:val="28"/>
                <w:szCs w:val="28"/>
              </w:rPr>
            </m:ctrlPr>
          </m:num>
          <m:den>
            <m:r>
              <w:rPr>
                <w:rFonts w:ascii="Cambria Math" w:hAnsi="Cambria Math"/>
                <w:color w:val="000000" w:themeColor="text1"/>
                <w:sz w:val="28"/>
                <w:szCs w:val="28"/>
              </w:rPr>
              <m:t>N</m:t>
            </m:r>
            <m:ctrlPr>
              <w:rPr>
                <w:rFonts w:ascii="Cambria Math" w:hAnsi="Cambria Math"/>
                <w:color w:val="000000" w:themeColor="text1"/>
                <w:sz w:val="28"/>
                <w:szCs w:val="28"/>
              </w:rPr>
            </m:ctrlPr>
          </m:den>
        </m:f>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n=1</m:t>
            </m:r>
            <m:ctrlPr>
              <w:rPr>
                <w:rFonts w:ascii="Cambria Math" w:hAnsi="Cambria Math"/>
                <w:color w:val="000000" w:themeColor="text1"/>
                <w:sz w:val="28"/>
                <w:szCs w:val="28"/>
              </w:rPr>
            </m:ctrlPr>
          </m:sub>
          <m:sup>
            <m:r>
              <w:rPr>
                <w:rFonts w:ascii="Cambria Math" w:hAnsi="Cambria Math"/>
                <w:color w:val="000000" w:themeColor="text1"/>
                <w:sz w:val="28"/>
                <w:szCs w:val="28"/>
              </w:rPr>
              <m:t>N</m:t>
            </m:r>
            <m:ctrlPr>
              <w:rPr>
                <w:rFonts w:ascii="Cambria Math" w:hAnsi="Cambria Math"/>
                <w:color w:val="000000" w:themeColor="text1"/>
                <w:sz w:val="28"/>
                <w:szCs w:val="28"/>
              </w:rPr>
            </m:ctrlPr>
          </m:sup>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n</m:t>
                </m:r>
              </m:sub>
            </m:sSub>
            <m:ctrlPr>
              <w:rPr>
                <w:rFonts w:ascii="Cambria Math" w:hAnsi="Cambria Math"/>
                <w:color w:val="000000" w:themeColor="text1"/>
                <w:sz w:val="28"/>
                <w:szCs w:val="28"/>
              </w:rPr>
            </m:ctrlPr>
          </m:e>
        </m:nary>
      </m:oMath>
      <w:r w:rsidR="002A27B1" w:rsidRPr="004B4242">
        <w:rPr>
          <w:rFonts w:hint="eastAsia"/>
          <w:i/>
          <w:color w:val="000000" w:themeColor="text1"/>
          <w:sz w:val="28"/>
          <w:szCs w:val="28"/>
        </w:rPr>
        <w:t>，</w:t>
      </w:r>
      <w:r w:rsidRPr="004B4242">
        <w:rPr>
          <w:color w:val="000000" w:themeColor="text1"/>
          <w:sz w:val="28"/>
          <w:szCs w:val="28"/>
        </w:rPr>
        <w:t>其中，</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label</m:t>
            </m:r>
          </m:sub>
        </m:sSub>
      </m:oMath>
      <w:r w:rsidRPr="004B4242">
        <w:rPr>
          <w:color w:val="000000" w:themeColor="text1"/>
          <w:sz w:val="28"/>
          <w:szCs w:val="28"/>
        </w:rPr>
        <w:t>表示</w:t>
      </w:r>
      <w:r w:rsidR="002A27B1" w:rsidRPr="004B4242">
        <w:rPr>
          <w:rFonts w:hint="eastAsia"/>
          <w:color w:val="000000" w:themeColor="text1"/>
          <w:sz w:val="28"/>
          <w:szCs w:val="28"/>
        </w:rPr>
        <w:t>G</w:t>
      </w:r>
      <w:r w:rsidR="002A27B1" w:rsidRPr="004B4242">
        <w:rPr>
          <w:color w:val="000000" w:themeColor="text1"/>
          <w:sz w:val="28"/>
          <w:szCs w:val="28"/>
        </w:rPr>
        <w:t>O</w:t>
      </w:r>
      <w:r w:rsidR="002A27B1" w:rsidRPr="004B4242">
        <w:rPr>
          <w:rFonts w:hint="eastAsia"/>
          <w:color w:val="000000" w:themeColor="text1"/>
          <w:sz w:val="28"/>
          <w:szCs w:val="28"/>
        </w:rPr>
        <w:t>功能</w:t>
      </w:r>
      <w:r w:rsidR="00ED6ABC" w:rsidRPr="004B4242">
        <w:rPr>
          <w:rFonts w:hint="eastAsia"/>
          <w:color w:val="000000" w:themeColor="text1"/>
          <w:sz w:val="28"/>
          <w:szCs w:val="28"/>
        </w:rPr>
        <w:t>标签</w:t>
      </w:r>
      <w:r w:rsidR="00DD3997" w:rsidRPr="004B4242">
        <w:rPr>
          <w:rFonts w:hint="eastAsia"/>
          <w:color w:val="000000" w:themeColor="text1"/>
          <w:sz w:val="28"/>
          <w:szCs w:val="28"/>
        </w:rPr>
        <w:t>模态</w:t>
      </w:r>
      <w:r w:rsidR="002A27B1" w:rsidRPr="004B4242">
        <w:rPr>
          <w:rFonts w:hint="eastAsia"/>
          <w:color w:val="000000" w:themeColor="text1"/>
          <w:sz w:val="28"/>
          <w:szCs w:val="28"/>
        </w:rPr>
        <w:t>特征向量</w:t>
      </w:r>
      <w:r w:rsidRPr="004B4242">
        <w:rPr>
          <w:color w:val="000000" w:themeColor="text1"/>
          <w:sz w:val="28"/>
          <w:szCs w:val="28"/>
        </w:rPr>
        <w:t>。</w:t>
      </w:r>
    </w:p>
    <w:p w14:paraId="5CAF762E" w14:textId="0ED7C08B" w:rsidR="002A27B1" w:rsidRPr="004B4242" w:rsidRDefault="002A27B1" w:rsidP="001E3E26">
      <w:pPr>
        <w:pStyle w:val="af4"/>
        <w:ind w:firstLineChars="200" w:firstLine="560"/>
        <w:jc w:val="both"/>
        <w:rPr>
          <w:color w:val="000000" w:themeColor="text1"/>
          <w:sz w:val="28"/>
          <w:szCs w:val="28"/>
        </w:rPr>
      </w:pPr>
      <w:r w:rsidRPr="004B4242">
        <w:rPr>
          <w:rFonts w:hint="eastAsia"/>
          <w:color w:val="000000" w:themeColor="text1"/>
          <w:sz w:val="28"/>
          <w:szCs w:val="28"/>
        </w:rPr>
        <w:lastRenderedPageBreak/>
        <w:t>步骤</w:t>
      </w:r>
      <w:r w:rsidRPr="004B4242">
        <w:rPr>
          <w:rFonts w:hint="eastAsia"/>
          <w:color w:val="000000" w:themeColor="text1"/>
          <w:sz w:val="28"/>
          <w:szCs w:val="28"/>
        </w:rPr>
        <w:t>S</w:t>
      </w:r>
      <w:r w:rsidRPr="004B4242">
        <w:rPr>
          <w:color w:val="000000" w:themeColor="text1"/>
          <w:sz w:val="28"/>
          <w:szCs w:val="28"/>
        </w:rPr>
        <w:t>3</w:t>
      </w:r>
      <w:r w:rsidRPr="004B4242">
        <w:rPr>
          <w:rFonts w:hint="eastAsia"/>
          <w:color w:val="000000" w:themeColor="text1"/>
          <w:sz w:val="28"/>
          <w:szCs w:val="28"/>
        </w:rPr>
        <w:t>中，</w:t>
      </w:r>
      <w:r w:rsidRPr="004B4242">
        <w:rPr>
          <w:color w:val="000000" w:themeColor="text1"/>
          <w:sz w:val="28"/>
          <w:szCs w:val="28"/>
        </w:rPr>
        <w:t>将所述序列模态特征向量、结构域模态特征向量和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模态特征向量分别输入至三个结构相同的投影网络</w:t>
      </w:r>
      <w:r w:rsidRPr="004B4242">
        <w:rPr>
          <w:rFonts w:ascii="宋体" w:hAnsi="宋体" w:cs="宋体" w:hint="eastAsia"/>
          <w:color w:val="000000" w:themeColor="text1"/>
          <w:sz w:val="28"/>
          <w:szCs w:val="28"/>
        </w:rPr>
        <w:t>以映射至统一潜在空间</w:t>
      </w:r>
      <w:r w:rsidRPr="004B4242">
        <w:rPr>
          <w:color w:val="000000" w:themeColor="text1"/>
          <w:sz w:val="28"/>
          <w:szCs w:val="28"/>
        </w:rPr>
        <w:t>，分别得到序列模态统一空间特征向量、结构域模态统一空间特征向量和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统一空间特征向量</w:t>
      </w:r>
      <w:r w:rsidRPr="004B4242">
        <w:rPr>
          <w:rFonts w:hint="eastAsia"/>
          <w:color w:val="000000" w:themeColor="text1"/>
          <w:sz w:val="28"/>
          <w:szCs w:val="28"/>
        </w:rPr>
        <w:t>。</w:t>
      </w:r>
    </w:p>
    <w:p w14:paraId="74120AA3" w14:textId="76B49AB4" w:rsidR="002A27B1" w:rsidRPr="004B4242" w:rsidRDefault="002A27B1" w:rsidP="002E15A4">
      <w:pPr>
        <w:pStyle w:val="af4"/>
        <w:ind w:firstLineChars="200" w:firstLine="560"/>
        <w:jc w:val="both"/>
        <w:rPr>
          <w:rFonts w:hAnsi="Cambria Math" w:cs="宋体"/>
          <w:color w:val="000000" w:themeColor="text1"/>
          <w:sz w:val="28"/>
          <w:szCs w:val="28"/>
        </w:rPr>
      </w:pPr>
      <w:r w:rsidRPr="004B4242">
        <w:rPr>
          <w:rFonts w:ascii="宋体" w:hAnsi="宋体" w:cs="宋体" w:hint="eastAsia"/>
          <w:color w:val="000000" w:themeColor="text1"/>
          <w:sz w:val="28"/>
          <w:szCs w:val="28"/>
        </w:rPr>
        <w:t>投影网络由</w:t>
      </w:r>
      <w:bookmarkStart w:id="28" w:name="OLE_LINK1"/>
      <w:r w:rsidRPr="004B4242">
        <w:rPr>
          <w:rFonts w:ascii="宋体" w:hAnsi="宋体" w:cs="宋体" w:hint="eastAsia"/>
          <w:color w:val="000000" w:themeColor="text1"/>
          <w:sz w:val="28"/>
          <w:szCs w:val="28"/>
        </w:rPr>
        <w:t>线性层、</w:t>
      </w:r>
      <w:r w:rsidRPr="004B4242">
        <w:rPr>
          <w:color w:val="000000" w:themeColor="text1"/>
          <w:sz w:val="28"/>
          <w:szCs w:val="28"/>
        </w:rPr>
        <w:t>层归一化（</w:t>
      </w:r>
      <w:r w:rsidRPr="004B4242">
        <w:rPr>
          <w:color w:val="000000" w:themeColor="text1"/>
          <w:sz w:val="28"/>
          <w:szCs w:val="28"/>
        </w:rPr>
        <w:t>Layer Normalization</w:t>
      </w:r>
      <w:r w:rsidRPr="004B4242">
        <w:rPr>
          <w:color w:val="000000" w:themeColor="text1"/>
          <w:sz w:val="28"/>
          <w:szCs w:val="28"/>
        </w:rPr>
        <w:t>）、</w:t>
      </w:r>
      <w:r w:rsidRPr="004B4242">
        <w:rPr>
          <w:color w:val="000000" w:themeColor="text1"/>
          <w:sz w:val="28"/>
          <w:szCs w:val="28"/>
        </w:rPr>
        <w:t>GELU</w:t>
      </w:r>
      <w:r w:rsidRPr="004B4242">
        <w:rPr>
          <w:color w:val="000000" w:themeColor="text1"/>
          <w:sz w:val="28"/>
          <w:szCs w:val="28"/>
        </w:rPr>
        <w:t>激活函数及</w:t>
      </w:r>
      <w:r w:rsidRPr="004B4242">
        <w:rPr>
          <w:color w:val="000000" w:themeColor="text1"/>
          <w:sz w:val="28"/>
          <w:szCs w:val="28"/>
        </w:rPr>
        <w:t>Dropout</w:t>
      </w:r>
      <w:r w:rsidRPr="004B4242">
        <w:rPr>
          <w:color w:val="000000" w:themeColor="text1"/>
          <w:sz w:val="28"/>
          <w:szCs w:val="28"/>
        </w:rPr>
        <w:t>层构成</w:t>
      </w:r>
      <w:bookmarkEnd w:id="28"/>
      <w:r w:rsidRPr="004B4242">
        <w:rPr>
          <w:color w:val="000000" w:themeColor="text1"/>
          <w:sz w:val="28"/>
          <w:szCs w:val="28"/>
        </w:rPr>
        <w:t>，</w:t>
      </w:r>
      <w:r w:rsidR="002E15A4" w:rsidRPr="004B4242">
        <w:rPr>
          <w:color w:val="000000" w:themeColor="text1"/>
          <w:sz w:val="28"/>
          <w:szCs w:val="28"/>
        </w:rPr>
        <w:t>具体表示</w:t>
      </w:r>
      <w:r w:rsidRPr="004B4242">
        <w:rPr>
          <w:color w:val="000000" w:themeColor="text1"/>
          <w:sz w:val="28"/>
          <w:szCs w:val="28"/>
        </w:rPr>
        <w:t>为：</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m</m:t>
            </m:r>
          </m:sub>
        </m:sSub>
        <m:r>
          <w:rPr>
            <w:rFonts w:ascii="Cambria Math" w:hAnsi="Cambria Math"/>
            <w:color w:val="000000" w:themeColor="text1"/>
            <w:sz w:val="28"/>
            <w:szCs w:val="28"/>
          </w:rPr>
          <m:t>=Dropout(GELU(LN(</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m</m:t>
            </m:r>
          </m:sub>
        </m:sSub>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m</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b</m:t>
            </m:r>
          </m:e>
          <m:sub>
            <m:r>
              <w:rPr>
                <w:rFonts w:ascii="Cambria Math" w:hAnsi="Cambria Math"/>
                <w:color w:val="000000" w:themeColor="text1"/>
                <w:sz w:val="28"/>
                <w:szCs w:val="28"/>
              </w:rPr>
              <m:t>m</m:t>
            </m:r>
          </m:sub>
        </m:sSub>
        <m:r>
          <w:rPr>
            <w:rFonts w:ascii="Cambria Math" w:hAnsi="Cambria Math"/>
            <w:color w:val="000000" w:themeColor="text1"/>
            <w:sz w:val="28"/>
            <w:szCs w:val="28"/>
          </w:rPr>
          <m:t>)))</m:t>
        </m:r>
      </m:oMath>
      <w:r w:rsidR="002E15A4" w:rsidRPr="004B4242">
        <w:rPr>
          <w:color w:val="000000" w:themeColor="text1"/>
          <w:sz w:val="28"/>
          <w:szCs w:val="28"/>
        </w:rPr>
        <w:t>；</w:t>
      </w:r>
      <w:r w:rsidRPr="004B4242">
        <w:rPr>
          <w:color w:val="000000" w:themeColor="text1"/>
          <w:sz w:val="28"/>
          <w:szCs w:val="28"/>
        </w:rPr>
        <w:t>其中，</w:t>
      </w:r>
      <m:oMath>
        <m:r>
          <w:rPr>
            <w:rFonts w:ascii="Cambria Math" w:hAnsi="Cambria Math"/>
            <w:color w:val="000000" w:themeColor="text1"/>
            <w:sz w:val="28"/>
            <w:szCs w:val="28"/>
          </w:rPr>
          <m:t>m∈{seq,dom,label}</m:t>
        </m:r>
      </m:oMath>
      <w:r w:rsidRPr="004B4242">
        <w:rPr>
          <w:color w:val="000000" w:themeColor="text1"/>
          <w:sz w:val="28"/>
          <w:szCs w:val="28"/>
        </w:rPr>
        <w:t>代表不同模态</w:t>
      </w:r>
      <w:r w:rsidR="002E15A4" w:rsidRPr="004B4242">
        <w:rPr>
          <w:rFonts w:ascii="宋体" w:hAnsi="宋体" w:cs="宋体"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m</m:t>
            </m:r>
          </m:sub>
        </m:sSub>
      </m:oMath>
      <w:r w:rsidRPr="004B4242">
        <w:rPr>
          <w:rFonts w:hAnsi="Cambria Math" w:cs="宋体" w:hint="eastAsia"/>
          <w:color w:val="000000" w:themeColor="text1"/>
          <w:sz w:val="28"/>
          <w:szCs w:val="28"/>
        </w:rPr>
        <w:t>表示对应模态的输入向量</w:t>
      </w:r>
      <w:r w:rsidR="002E15A4" w:rsidRPr="004B4242">
        <w:rPr>
          <w:rFonts w:hAnsi="Cambria Math" w:cs="宋体" w:hint="eastAsia"/>
          <w:color w:val="000000" w:themeColor="text1"/>
          <w:sz w:val="28"/>
          <w:szCs w:val="28"/>
        </w:rPr>
        <w:t>（例如</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seq</m:t>
            </m:r>
          </m:sub>
        </m:sSub>
      </m:oMath>
      <w:r w:rsidR="002E15A4" w:rsidRPr="004B4242">
        <w:rPr>
          <w:rFonts w:hAnsi="Cambria Math" w:cs="宋体" w:hint="eastAsia"/>
          <w:color w:val="000000" w:themeColor="text1"/>
          <w:sz w:val="28"/>
          <w:szCs w:val="28"/>
        </w:rPr>
        <w:t>表示序列</w:t>
      </w:r>
      <w:r w:rsidR="00DD3997" w:rsidRPr="004B4242">
        <w:rPr>
          <w:rFonts w:hAnsi="Cambria Math" w:cs="宋体" w:hint="eastAsia"/>
          <w:color w:val="000000" w:themeColor="text1"/>
          <w:sz w:val="28"/>
          <w:szCs w:val="28"/>
        </w:rPr>
        <w:t>模态</w:t>
      </w:r>
      <w:r w:rsidR="002E15A4" w:rsidRPr="004B4242">
        <w:rPr>
          <w:rFonts w:hAnsi="Cambria Math" w:cs="宋体" w:hint="eastAsia"/>
          <w:color w:val="000000" w:themeColor="text1"/>
          <w:sz w:val="28"/>
          <w:szCs w:val="28"/>
        </w:rPr>
        <w:t>特征向量，</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dom</m:t>
            </m:r>
          </m:sub>
        </m:sSub>
      </m:oMath>
      <w:r w:rsidR="002E15A4" w:rsidRPr="004B4242">
        <w:rPr>
          <w:rFonts w:hAnsi="Cambria Math" w:cs="宋体" w:hint="eastAsia"/>
          <w:color w:val="000000" w:themeColor="text1"/>
          <w:sz w:val="28"/>
          <w:szCs w:val="28"/>
        </w:rPr>
        <w:t>表示结构域</w:t>
      </w:r>
      <w:r w:rsidR="00DD3997" w:rsidRPr="004B4242">
        <w:rPr>
          <w:rFonts w:hAnsi="Cambria Math" w:cs="宋体" w:hint="eastAsia"/>
          <w:color w:val="000000" w:themeColor="text1"/>
          <w:sz w:val="28"/>
          <w:szCs w:val="28"/>
        </w:rPr>
        <w:t>模态</w:t>
      </w:r>
      <w:r w:rsidR="002E15A4" w:rsidRPr="004B4242">
        <w:rPr>
          <w:rFonts w:hAnsi="Cambria Math" w:cs="宋体" w:hint="eastAsia"/>
          <w:color w:val="000000" w:themeColor="text1"/>
          <w:sz w:val="28"/>
          <w:szCs w:val="28"/>
        </w:rPr>
        <w:t>特征向量，</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label</m:t>
            </m:r>
          </m:sub>
        </m:sSub>
      </m:oMath>
      <w:r w:rsidR="002E15A4" w:rsidRPr="004B4242">
        <w:rPr>
          <w:rFonts w:hAnsi="Cambria Math" w:cs="宋体" w:hint="eastAsia"/>
          <w:color w:val="000000" w:themeColor="text1"/>
          <w:sz w:val="28"/>
          <w:szCs w:val="28"/>
        </w:rPr>
        <w:t>为</w:t>
      </w:r>
      <w:r w:rsidR="002E15A4" w:rsidRPr="004B4242">
        <w:rPr>
          <w:rFonts w:hAnsi="Cambria Math" w:cs="宋体" w:hint="eastAsia"/>
          <w:color w:val="000000" w:themeColor="text1"/>
          <w:sz w:val="28"/>
          <w:szCs w:val="28"/>
        </w:rPr>
        <w:t>GO</w:t>
      </w:r>
      <w:r w:rsidR="002E15A4" w:rsidRPr="004B4242">
        <w:rPr>
          <w:rFonts w:hAnsi="Cambria Math" w:cs="宋体" w:hint="eastAsia"/>
          <w:color w:val="000000" w:themeColor="text1"/>
          <w:sz w:val="28"/>
          <w:szCs w:val="28"/>
        </w:rPr>
        <w:t>功能</w:t>
      </w:r>
      <w:r w:rsidR="00ED6ABC" w:rsidRPr="004B4242">
        <w:rPr>
          <w:rFonts w:hint="eastAsia"/>
          <w:color w:val="000000" w:themeColor="text1"/>
          <w:sz w:val="28"/>
          <w:szCs w:val="28"/>
        </w:rPr>
        <w:t>标签</w:t>
      </w:r>
      <w:r w:rsidR="00DD3997" w:rsidRPr="004B4242">
        <w:rPr>
          <w:rFonts w:hint="eastAsia"/>
          <w:color w:val="000000" w:themeColor="text1"/>
          <w:sz w:val="28"/>
          <w:szCs w:val="28"/>
        </w:rPr>
        <w:t>模态</w:t>
      </w:r>
      <w:r w:rsidR="002E15A4" w:rsidRPr="004B4242">
        <w:rPr>
          <w:rFonts w:hAnsi="Cambria Math" w:cs="宋体" w:hint="eastAsia"/>
          <w:color w:val="000000" w:themeColor="text1"/>
          <w:sz w:val="28"/>
          <w:szCs w:val="28"/>
        </w:rPr>
        <w:t>特征向量）；</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m</m:t>
            </m:r>
          </m:sub>
        </m:sSub>
      </m:oMath>
      <w:r w:rsidRPr="004B4242">
        <w:rPr>
          <w:rFonts w:hAnsi="Cambria Math" w:hint="eastAsia"/>
          <w:color w:val="000000" w:themeColor="text1"/>
          <w:sz w:val="28"/>
          <w:szCs w:val="28"/>
        </w:rPr>
        <w:t>与</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b</m:t>
            </m:r>
          </m:e>
          <m:sub>
            <m:r>
              <w:rPr>
                <w:rFonts w:ascii="Cambria Math" w:hAnsi="Cambria Math"/>
                <w:color w:val="000000" w:themeColor="text1"/>
                <w:sz w:val="28"/>
                <w:szCs w:val="28"/>
              </w:rPr>
              <m:t>m</m:t>
            </m:r>
          </m:sub>
        </m:sSub>
      </m:oMath>
      <w:r w:rsidRPr="004B4242">
        <w:rPr>
          <w:rFonts w:hAnsi="Cambria Math"/>
          <w:color w:val="000000" w:themeColor="text1"/>
          <w:sz w:val="28"/>
          <w:szCs w:val="28"/>
        </w:rPr>
        <w:t>分别为该模态投影网络的权重矩阵与偏置向量</w:t>
      </w:r>
      <w:r w:rsidR="002E15A4" w:rsidRPr="004B4242">
        <w:rPr>
          <w:rFonts w:hAnsi="Cambria Math" w:hint="eastAsia"/>
          <w:color w:val="000000" w:themeColor="text1"/>
          <w:sz w:val="28"/>
          <w:szCs w:val="28"/>
        </w:rPr>
        <w:t>；</w:t>
      </w:r>
      <m:oMath>
        <m:r>
          <w:rPr>
            <w:rFonts w:ascii="Cambria Math" w:hAnsi="Cambria Math"/>
            <w:color w:val="000000" w:themeColor="text1"/>
            <w:sz w:val="28"/>
            <w:szCs w:val="28"/>
          </w:rPr>
          <m:t>LN(⋅)</m:t>
        </m:r>
      </m:oMath>
      <w:r w:rsidRPr="004B4242">
        <w:rPr>
          <w:rFonts w:hAnsi="Cambria Math" w:hint="eastAsia"/>
          <w:color w:val="000000" w:themeColor="text1"/>
          <w:sz w:val="28"/>
          <w:szCs w:val="28"/>
        </w:rPr>
        <w:t>用于稳定不同模态特征的数值尺度</w:t>
      </w:r>
      <w:r w:rsidR="002E15A4" w:rsidRPr="004B4242">
        <w:rPr>
          <w:rFonts w:hAnsi="Cambria Math" w:hint="eastAsia"/>
          <w:color w:val="000000" w:themeColor="text1"/>
          <w:sz w:val="28"/>
          <w:szCs w:val="28"/>
        </w:rPr>
        <w:t>；</w:t>
      </w:r>
      <m:oMath>
        <m:r>
          <w:rPr>
            <w:rFonts w:ascii="Cambria Math" w:hAnsi="Cambria Math"/>
            <w:color w:val="000000" w:themeColor="text1"/>
            <w:sz w:val="28"/>
            <w:szCs w:val="28"/>
          </w:rPr>
          <m:t>GELU(⋅)</m:t>
        </m:r>
      </m:oMath>
      <w:r w:rsidRPr="004B4242">
        <w:rPr>
          <w:rFonts w:hAnsi="Cambria Math"/>
          <w:color w:val="000000" w:themeColor="text1"/>
          <w:sz w:val="28"/>
          <w:szCs w:val="28"/>
        </w:rPr>
        <w:t>为非线性激活函数以增强表达能力</w:t>
      </w:r>
      <w:r w:rsidR="002E15A4" w:rsidRPr="004B4242">
        <w:rPr>
          <w:rFonts w:hAnsi="Cambria Math" w:hint="eastAsia"/>
          <w:color w:val="000000" w:themeColor="text1"/>
          <w:sz w:val="28"/>
          <w:szCs w:val="28"/>
        </w:rPr>
        <w:t>；</w:t>
      </w:r>
      <m:oMath>
        <m:r>
          <w:rPr>
            <w:rFonts w:ascii="Cambria Math" w:hAnsi="Cambria Math"/>
            <w:color w:val="000000" w:themeColor="text1"/>
            <w:sz w:val="28"/>
            <w:szCs w:val="28"/>
          </w:rPr>
          <m:t>Dropout(⋅)</m:t>
        </m:r>
      </m:oMath>
      <w:r w:rsidRPr="004B4242">
        <w:rPr>
          <w:rFonts w:hAnsi="Cambria Math"/>
          <w:color w:val="000000" w:themeColor="text1"/>
          <w:sz w:val="28"/>
          <w:szCs w:val="28"/>
        </w:rPr>
        <w:t>为神经元级随机失活，用于降低过拟合</w:t>
      </w:r>
      <w:r w:rsidR="002E15A4"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m</m:t>
            </m:r>
          </m:sub>
        </m:sSub>
      </m:oMath>
      <w:r w:rsidRPr="004B4242">
        <w:rPr>
          <w:rFonts w:hAnsi="Cambria Math"/>
          <w:color w:val="000000" w:themeColor="text1"/>
          <w:sz w:val="28"/>
          <w:szCs w:val="28"/>
        </w:rPr>
        <w:t>为投影后的统一空间特征向量</w:t>
      </w:r>
      <w:r w:rsidRPr="004B4242">
        <w:rPr>
          <w:rFonts w:ascii="宋体" w:hAnsi="宋体" w:cs="宋体" w:hint="eastAsia"/>
          <w:color w:val="000000" w:themeColor="text1"/>
          <w:sz w:val="28"/>
          <w:szCs w:val="28"/>
        </w:rPr>
        <w:t>。因此可以得到</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seq</m:t>
            </m:r>
          </m:sub>
        </m:sSub>
      </m:oMath>
      <w:r w:rsidR="002E15A4" w:rsidRPr="004B4242">
        <w:rPr>
          <w:rFonts w:hAnsi="Cambria Math" w:cs="宋体"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dom</m:t>
            </m:r>
          </m:sub>
        </m:sSub>
      </m:oMath>
      <w:r w:rsidR="002E15A4"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label</m:t>
            </m:r>
          </m:sub>
        </m:sSub>
      </m:oMath>
      <w:r w:rsidRPr="004B4242">
        <w:rPr>
          <w:rFonts w:hAnsi="Cambria Math" w:hint="eastAsia"/>
          <w:color w:val="000000" w:themeColor="text1"/>
          <w:sz w:val="28"/>
          <w:szCs w:val="28"/>
        </w:rPr>
        <w:t>三个同</w:t>
      </w:r>
      <w:r w:rsidR="00DD3997" w:rsidRPr="004B4242">
        <w:rPr>
          <w:rFonts w:hAnsi="Cambria Math" w:hint="eastAsia"/>
          <w:color w:val="000000" w:themeColor="text1"/>
          <w:sz w:val="28"/>
          <w:szCs w:val="28"/>
        </w:rPr>
        <w:t>模态</w:t>
      </w:r>
      <w:r w:rsidRPr="004B4242">
        <w:rPr>
          <w:rFonts w:hAnsi="Cambria Math" w:hint="eastAsia"/>
          <w:color w:val="000000" w:themeColor="text1"/>
          <w:sz w:val="28"/>
          <w:szCs w:val="28"/>
        </w:rPr>
        <w:t>的</w:t>
      </w:r>
      <w:r w:rsidR="002E15A4" w:rsidRPr="004B4242">
        <w:rPr>
          <w:rFonts w:hAnsi="Cambria Math"/>
          <w:color w:val="000000" w:themeColor="text1"/>
          <w:sz w:val="28"/>
          <w:szCs w:val="28"/>
        </w:rPr>
        <w:t>统一空间特征向量</w:t>
      </w:r>
      <w:r w:rsidR="002E15A4" w:rsidRPr="004B4242">
        <w:rPr>
          <w:rFonts w:hAnsi="Cambria Math" w:hint="eastAsia"/>
          <w:color w:val="000000" w:themeColor="text1"/>
          <w:sz w:val="28"/>
          <w:szCs w:val="28"/>
        </w:rPr>
        <w:t>，分别为</w:t>
      </w:r>
      <w:r w:rsidR="002E15A4" w:rsidRPr="004B4242">
        <w:rPr>
          <w:color w:val="000000" w:themeColor="text1"/>
          <w:sz w:val="28"/>
          <w:szCs w:val="28"/>
        </w:rPr>
        <w:t>序列模态统一空间特征向量</w:t>
      </w:r>
      <w:r w:rsidR="002E15A4" w:rsidRPr="004B4242">
        <w:rPr>
          <w:rFonts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seq</m:t>
            </m:r>
          </m:sub>
        </m:sSub>
      </m:oMath>
      <w:r w:rsidR="002E15A4" w:rsidRPr="004B4242">
        <w:rPr>
          <w:rFonts w:hint="eastAsia"/>
          <w:color w:val="000000" w:themeColor="text1"/>
          <w:sz w:val="28"/>
          <w:szCs w:val="28"/>
        </w:rPr>
        <w:t>）</w:t>
      </w:r>
      <w:r w:rsidR="002E15A4" w:rsidRPr="004B4242">
        <w:rPr>
          <w:color w:val="000000" w:themeColor="text1"/>
          <w:sz w:val="28"/>
          <w:szCs w:val="28"/>
        </w:rPr>
        <w:t>、结构域模态统一空间特征向量</w:t>
      </w:r>
      <w:r w:rsidR="002E15A4" w:rsidRPr="004B4242">
        <w:rPr>
          <w:rFonts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dom</m:t>
            </m:r>
          </m:sub>
        </m:sSub>
      </m:oMath>
      <w:r w:rsidR="002E15A4" w:rsidRPr="004B4242">
        <w:rPr>
          <w:rFonts w:hint="eastAsia"/>
          <w:color w:val="000000" w:themeColor="text1"/>
          <w:sz w:val="28"/>
          <w:szCs w:val="28"/>
        </w:rPr>
        <w:t>）</w:t>
      </w:r>
      <w:r w:rsidR="002E15A4" w:rsidRPr="004B4242">
        <w:rPr>
          <w:color w:val="000000" w:themeColor="text1"/>
          <w:sz w:val="28"/>
          <w:szCs w:val="28"/>
        </w:rPr>
        <w:t>和</w:t>
      </w:r>
      <w:r w:rsidR="002E15A4" w:rsidRPr="004B4242">
        <w:rPr>
          <w:color w:val="000000" w:themeColor="text1"/>
          <w:sz w:val="28"/>
          <w:szCs w:val="28"/>
        </w:rPr>
        <w:t>GO</w:t>
      </w:r>
      <w:r w:rsidR="002E15A4" w:rsidRPr="004B4242">
        <w:rPr>
          <w:color w:val="000000" w:themeColor="text1"/>
          <w:sz w:val="28"/>
          <w:szCs w:val="28"/>
        </w:rPr>
        <w:t>功能</w:t>
      </w:r>
      <w:r w:rsidR="00ED6ABC" w:rsidRPr="004B4242">
        <w:rPr>
          <w:rFonts w:hint="eastAsia"/>
          <w:color w:val="000000" w:themeColor="text1"/>
          <w:sz w:val="28"/>
          <w:szCs w:val="28"/>
        </w:rPr>
        <w:t>标签</w:t>
      </w:r>
      <w:r w:rsidR="00DD3997" w:rsidRPr="004B4242">
        <w:rPr>
          <w:rFonts w:hint="eastAsia"/>
          <w:color w:val="000000" w:themeColor="text1"/>
          <w:sz w:val="28"/>
          <w:szCs w:val="28"/>
        </w:rPr>
        <w:t>模态</w:t>
      </w:r>
      <w:r w:rsidR="002E15A4" w:rsidRPr="004B4242">
        <w:rPr>
          <w:color w:val="000000" w:themeColor="text1"/>
          <w:sz w:val="28"/>
          <w:szCs w:val="28"/>
        </w:rPr>
        <w:t>统一空间特征向量</w:t>
      </w:r>
      <w:r w:rsidR="002E15A4" w:rsidRPr="004B4242">
        <w:rPr>
          <w:rFonts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label</m:t>
            </m:r>
          </m:sub>
        </m:sSub>
      </m:oMath>
      <w:r w:rsidR="002E15A4" w:rsidRPr="004B4242">
        <w:rPr>
          <w:rFonts w:hint="eastAsia"/>
          <w:color w:val="000000" w:themeColor="text1"/>
          <w:sz w:val="28"/>
          <w:szCs w:val="28"/>
        </w:rPr>
        <w:t>）</w:t>
      </w:r>
      <w:r w:rsidRPr="004B4242">
        <w:rPr>
          <w:rFonts w:hAnsi="Cambria Math" w:hint="eastAsia"/>
          <w:color w:val="000000" w:themeColor="text1"/>
          <w:sz w:val="28"/>
          <w:szCs w:val="28"/>
        </w:rPr>
        <w:t>。</w:t>
      </w:r>
    </w:p>
    <w:p w14:paraId="48CCE37B" w14:textId="7682A6E1" w:rsidR="00C81A08" w:rsidRPr="004B4242" w:rsidRDefault="002E15A4" w:rsidP="00C81A08">
      <w:pPr>
        <w:ind w:firstLine="576"/>
        <w:rPr>
          <w:color w:val="000000" w:themeColor="text1"/>
          <w:sz w:val="28"/>
          <w:szCs w:val="28"/>
        </w:rPr>
      </w:pPr>
      <w:r w:rsidRPr="004B4242">
        <w:rPr>
          <w:rFonts w:hint="eastAsia"/>
          <w:color w:val="000000" w:themeColor="text1"/>
          <w:sz w:val="28"/>
          <w:szCs w:val="28"/>
        </w:rPr>
        <w:t>步骤</w:t>
      </w:r>
      <w:r w:rsidRPr="004B4242">
        <w:rPr>
          <w:rFonts w:hint="eastAsia"/>
          <w:color w:val="000000" w:themeColor="text1"/>
          <w:sz w:val="28"/>
          <w:szCs w:val="28"/>
        </w:rPr>
        <w:t>S</w:t>
      </w:r>
      <w:r w:rsidRPr="004B4242">
        <w:rPr>
          <w:color w:val="000000" w:themeColor="text1"/>
          <w:sz w:val="28"/>
          <w:szCs w:val="28"/>
        </w:rPr>
        <w:t>4</w:t>
      </w:r>
      <w:r w:rsidRPr="004B4242">
        <w:rPr>
          <w:rFonts w:hint="eastAsia"/>
          <w:color w:val="000000" w:themeColor="text1"/>
          <w:sz w:val="28"/>
          <w:szCs w:val="28"/>
        </w:rPr>
        <w:t>中</w:t>
      </w:r>
      <w:r w:rsidR="002A27B1" w:rsidRPr="004B4242">
        <w:rPr>
          <w:color w:val="000000" w:themeColor="text1"/>
          <w:sz w:val="28"/>
          <w:szCs w:val="28"/>
        </w:rPr>
        <w:t>，</w:t>
      </w:r>
      <w:r w:rsidRPr="004B4242">
        <w:rPr>
          <w:rFonts w:hint="eastAsia"/>
          <w:color w:val="000000" w:themeColor="text1"/>
          <w:sz w:val="28"/>
          <w:szCs w:val="28"/>
        </w:rPr>
        <w:t>在一些实施方式中，</w:t>
      </w:r>
      <w:r w:rsidR="00C81A08" w:rsidRPr="004B4242">
        <w:rPr>
          <w:color w:val="000000" w:themeColor="text1"/>
          <w:sz w:val="28"/>
          <w:szCs w:val="28"/>
        </w:rPr>
        <w:t>在</w:t>
      </w:r>
      <w:r w:rsidR="00DD3997" w:rsidRPr="004B4242">
        <w:rPr>
          <w:color w:val="000000" w:themeColor="text1"/>
          <w:sz w:val="28"/>
          <w:szCs w:val="28"/>
        </w:rPr>
        <w:t>对投影网络和功能预测网络进行</w:t>
      </w:r>
      <w:r w:rsidR="00C81A08" w:rsidRPr="004B4242">
        <w:rPr>
          <w:color w:val="000000" w:themeColor="text1"/>
          <w:sz w:val="28"/>
          <w:szCs w:val="28"/>
        </w:rPr>
        <w:t>训练的过程中</w:t>
      </w:r>
      <w:r w:rsidR="00DD3997" w:rsidRPr="004B4242">
        <w:rPr>
          <w:rFonts w:hint="eastAsia"/>
          <w:color w:val="000000" w:themeColor="text1"/>
          <w:sz w:val="28"/>
          <w:szCs w:val="28"/>
        </w:rPr>
        <w:t>，</w:t>
      </w:r>
      <w:r w:rsidR="00C81A08" w:rsidRPr="004B4242">
        <w:rPr>
          <w:color w:val="000000" w:themeColor="text1"/>
          <w:sz w:val="28"/>
          <w:szCs w:val="28"/>
        </w:rPr>
        <w:t>采用非对称特征随机失活机制</w:t>
      </w:r>
      <w:r w:rsidR="00691E10" w:rsidRPr="004B4242">
        <w:rPr>
          <w:rFonts w:hint="eastAsia"/>
          <w:color w:val="000000" w:themeColor="text1"/>
          <w:sz w:val="28"/>
          <w:szCs w:val="28"/>
        </w:rPr>
        <w:t>（</w:t>
      </w:r>
      <w:r w:rsidR="00F84D4A" w:rsidRPr="004B4242">
        <w:rPr>
          <w:rFonts w:hint="eastAsia"/>
          <w:color w:val="000000" w:themeColor="text1"/>
          <w:sz w:val="28"/>
          <w:szCs w:val="28"/>
        </w:rPr>
        <w:t>此机制仅在模型训练时采用，</w:t>
      </w:r>
      <w:r w:rsidR="00691E10" w:rsidRPr="004B4242">
        <w:rPr>
          <w:rFonts w:hint="eastAsia"/>
          <w:color w:val="000000" w:themeColor="text1"/>
          <w:sz w:val="28"/>
          <w:szCs w:val="28"/>
        </w:rPr>
        <w:t>模型训练好后，进行应用和预测时，不使用该机制以充分利用可获得的全部模态信息）</w:t>
      </w:r>
      <w:r w:rsidR="00C81A08" w:rsidRPr="004B4242">
        <w:rPr>
          <w:color w:val="000000" w:themeColor="text1"/>
          <w:sz w:val="28"/>
          <w:szCs w:val="28"/>
        </w:rPr>
        <w:t>，以预设概率随机将序列模态统一空间特征向量、结构域</w:t>
      </w:r>
      <w:r w:rsidR="00DD3997" w:rsidRPr="004B4242">
        <w:rPr>
          <w:rFonts w:hint="eastAsia"/>
          <w:color w:val="000000" w:themeColor="text1"/>
          <w:sz w:val="28"/>
          <w:szCs w:val="28"/>
        </w:rPr>
        <w:t>模态</w:t>
      </w:r>
      <w:r w:rsidR="00C81A08" w:rsidRPr="004B4242">
        <w:rPr>
          <w:color w:val="000000" w:themeColor="text1"/>
          <w:sz w:val="28"/>
          <w:szCs w:val="28"/>
        </w:rPr>
        <w:t>统一空间特征向量进行置零处理，并强制保留序列模态统一空间特征向量、结构域模态统一空间特征向量中的至少一个作为输入，</w:t>
      </w:r>
      <w:r w:rsidR="00C81A08" w:rsidRPr="004B4242">
        <w:rPr>
          <w:rFonts w:hint="eastAsia"/>
          <w:color w:val="000000" w:themeColor="text1"/>
          <w:sz w:val="28"/>
          <w:szCs w:val="28"/>
        </w:rPr>
        <w:t>得到随机置零处理后的</w:t>
      </w:r>
      <w:r w:rsidR="00C81A08" w:rsidRPr="004B4242">
        <w:rPr>
          <w:color w:val="000000" w:themeColor="text1"/>
          <w:sz w:val="28"/>
          <w:szCs w:val="28"/>
        </w:rPr>
        <w:t>序列模态统一空间特征向量</w:t>
      </w:r>
      <w:r w:rsidR="00C81A08" w:rsidRPr="004B4242">
        <w:rPr>
          <w:rFonts w:hint="eastAsia"/>
          <w:color w:val="000000" w:themeColor="text1"/>
          <w:sz w:val="28"/>
          <w:szCs w:val="28"/>
        </w:rPr>
        <w:t>和随机置零处理后的</w:t>
      </w:r>
      <w:r w:rsidR="00C81A08" w:rsidRPr="004B4242">
        <w:rPr>
          <w:color w:val="000000" w:themeColor="text1"/>
          <w:sz w:val="28"/>
          <w:szCs w:val="28"/>
        </w:rPr>
        <w:t>结构域模态统一空间特征向量</w:t>
      </w:r>
      <w:r w:rsidR="00C81A08" w:rsidRPr="004B4242">
        <w:rPr>
          <w:rFonts w:hint="eastAsia"/>
          <w:color w:val="000000" w:themeColor="text1"/>
          <w:sz w:val="28"/>
          <w:szCs w:val="28"/>
        </w:rPr>
        <w:t>，</w:t>
      </w:r>
      <w:r w:rsidR="00C81A08" w:rsidRPr="004B4242">
        <w:rPr>
          <w:color w:val="000000" w:themeColor="text1"/>
          <w:sz w:val="28"/>
          <w:szCs w:val="28"/>
        </w:rPr>
        <w:t>而</w:t>
      </w:r>
      <w:r w:rsidR="00C81A08" w:rsidRPr="004B4242">
        <w:rPr>
          <w:color w:val="000000" w:themeColor="text1"/>
          <w:sz w:val="28"/>
          <w:szCs w:val="28"/>
        </w:rPr>
        <w:t>GO</w:t>
      </w:r>
      <w:r w:rsidR="00C81A08" w:rsidRPr="004B4242">
        <w:rPr>
          <w:color w:val="000000" w:themeColor="text1"/>
          <w:sz w:val="28"/>
          <w:szCs w:val="28"/>
        </w:rPr>
        <w:t>功能</w:t>
      </w:r>
      <w:r w:rsidR="00ED6ABC" w:rsidRPr="004B4242">
        <w:rPr>
          <w:rFonts w:hint="eastAsia"/>
          <w:color w:val="000000" w:themeColor="text1"/>
          <w:sz w:val="28"/>
          <w:szCs w:val="28"/>
        </w:rPr>
        <w:t>标签</w:t>
      </w:r>
      <w:r w:rsidR="00C81A08" w:rsidRPr="004B4242">
        <w:rPr>
          <w:color w:val="000000" w:themeColor="text1"/>
          <w:sz w:val="28"/>
          <w:szCs w:val="28"/>
        </w:rPr>
        <w:t>模态统一空间特征向量始终保留作为输入。</w:t>
      </w:r>
    </w:p>
    <w:p w14:paraId="3BB426A2" w14:textId="21E9AC83" w:rsidR="00440ACE" w:rsidRPr="004B4242" w:rsidRDefault="002E15A4" w:rsidP="00C81A08">
      <w:pPr>
        <w:ind w:firstLine="576"/>
        <w:rPr>
          <w:rFonts w:ascii="宋体" w:hAnsi="宋体" w:cs="宋体"/>
          <w:color w:val="000000" w:themeColor="text1"/>
          <w:sz w:val="28"/>
          <w:szCs w:val="28"/>
        </w:rPr>
      </w:pPr>
      <w:r w:rsidRPr="004B4242">
        <w:rPr>
          <w:rFonts w:hint="eastAsia"/>
          <w:color w:val="000000" w:themeColor="text1"/>
          <w:sz w:val="28"/>
          <w:szCs w:val="28"/>
        </w:rPr>
        <w:t>本实施方式中，在投影完成后，为增强缺失模态的鲁棒性并</w:t>
      </w:r>
      <w:r w:rsidR="00DD3997" w:rsidRPr="004B4242">
        <w:rPr>
          <w:rFonts w:hint="eastAsia"/>
          <w:color w:val="000000" w:themeColor="text1"/>
          <w:sz w:val="28"/>
          <w:szCs w:val="28"/>
        </w:rPr>
        <w:t>防止</w:t>
      </w:r>
      <w:r w:rsidRPr="004B4242">
        <w:rPr>
          <w:rFonts w:hint="eastAsia"/>
          <w:color w:val="000000" w:themeColor="text1"/>
          <w:sz w:val="28"/>
          <w:szCs w:val="28"/>
        </w:rPr>
        <w:t>过拟合，</w:t>
      </w:r>
      <w:r w:rsidRPr="004B4242">
        <w:rPr>
          <w:rFonts w:ascii="宋体" w:hAnsi="宋体" w:cs="宋体" w:hint="eastAsia"/>
          <w:color w:val="000000" w:themeColor="text1"/>
          <w:sz w:val="28"/>
          <w:szCs w:val="28"/>
        </w:rPr>
        <w:t>引入非对称特征随机失活机制。在训练过程中，定义二进制掩码向量</w:t>
      </w:r>
      <m:oMath>
        <m:r>
          <w:rPr>
            <w:rFonts w:ascii="Cambria Math" w:hAnsi="Cambria Math"/>
            <w:color w:val="000000" w:themeColor="text1"/>
            <w:sz w:val="28"/>
            <w:szCs w:val="28"/>
          </w:rPr>
          <m:t>M=[</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seq</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dom</m:t>
            </m:r>
          </m:sub>
        </m:sSub>
        <m:r>
          <w:rPr>
            <w:rFonts w:ascii="Cambria Math" w:hAnsi="Cambria Math"/>
            <w:color w:val="000000" w:themeColor="text1"/>
            <w:sz w:val="28"/>
            <w:szCs w:val="28"/>
          </w:rPr>
          <m:t>]</m:t>
        </m:r>
      </m:oMath>
      <w:r w:rsidRPr="004B4242">
        <w:rPr>
          <w:rFonts w:ascii="宋体" w:hAnsi="宋体" w:cs="宋体" w:hint="eastAsia"/>
          <w:color w:val="000000" w:themeColor="text1"/>
          <w:sz w:val="28"/>
          <w:szCs w:val="28"/>
        </w:rPr>
        <w:t>，其中</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seq</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dom</m:t>
            </m:r>
          </m:sub>
        </m:sSub>
        <m:r>
          <w:rPr>
            <w:rFonts w:ascii="Cambria Math" w:hAnsi="Cambria Math"/>
            <w:color w:val="000000" w:themeColor="text1"/>
            <w:sz w:val="28"/>
            <w:szCs w:val="28"/>
          </w:rPr>
          <m:t>∈{0,1}</m:t>
        </m:r>
      </m:oMath>
      <w:r w:rsidRPr="004B4242">
        <w:rPr>
          <w:rFonts w:hAnsi="Cambria Math"/>
          <w:color w:val="000000" w:themeColor="text1"/>
          <w:sz w:val="28"/>
          <w:szCs w:val="28"/>
        </w:rPr>
        <w:t>分别表示是否保留序列模态</w:t>
      </w:r>
      <w:r w:rsidR="004E6554" w:rsidRPr="004B4242">
        <w:rPr>
          <w:rFonts w:hAnsi="Cambria Math" w:hint="eastAsia"/>
          <w:color w:val="000000" w:themeColor="text1"/>
          <w:sz w:val="28"/>
          <w:szCs w:val="28"/>
        </w:rPr>
        <w:t>统一空间特征向量</w:t>
      </w:r>
      <w:r w:rsidRPr="004B4242">
        <w:rPr>
          <w:rFonts w:hAnsi="Cambria Math"/>
          <w:color w:val="000000" w:themeColor="text1"/>
          <w:sz w:val="28"/>
          <w:szCs w:val="28"/>
        </w:rPr>
        <w:t>与结构域模态</w:t>
      </w:r>
      <w:r w:rsidR="004E6554" w:rsidRPr="004B4242">
        <w:rPr>
          <w:rFonts w:hAnsi="Cambria Math" w:hint="eastAsia"/>
          <w:color w:val="000000" w:themeColor="text1"/>
          <w:sz w:val="28"/>
          <w:szCs w:val="28"/>
        </w:rPr>
        <w:t>统一空间特征向量</w:t>
      </w:r>
      <w:r w:rsidRPr="004B4242">
        <w:rPr>
          <w:rFonts w:hAnsi="Cambria Math" w:hint="eastAsia"/>
          <w:color w:val="000000" w:themeColor="text1"/>
          <w:sz w:val="28"/>
          <w:szCs w:val="28"/>
        </w:rPr>
        <w:t>。</w:t>
      </w:r>
      <w:r w:rsidRPr="004B4242">
        <w:rPr>
          <w:rFonts w:ascii="宋体" w:hAnsi="宋体" w:cs="宋体" w:hint="eastAsia"/>
          <w:color w:val="000000" w:themeColor="text1"/>
          <w:sz w:val="28"/>
          <w:szCs w:val="28"/>
        </w:rPr>
        <w:t>按概率</w:t>
      </w:r>
      <m:oMath>
        <m:r>
          <w:rPr>
            <w:rFonts w:ascii="Cambria Math" w:hAnsi="Cambria Math" w:cs="宋体"/>
            <w:color w:val="000000" w:themeColor="text1"/>
            <w:sz w:val="28"/>
            <w:szCs w:val="28"/>
          </w:rPr>
          <m:t>p</m:t>
        </m:r>
      </m:oMath>
      <w:r w:rsidRPr="004B4242">
        <w:rPr>
          <w:rFonts w:ascii="宋体" w:hAnsi="宋体" w:cs="宋体" w:hint="eastAsia"/>
          <w:color w:val="000000" w:themeColor="text1"/>
          <w:sz w:val="28"/>
          <w:szCs w:val="28"/>
        </w:rPr>
        <w:t>随机对</w:t>
      </w:r>
      <w:r w:rsidR="004E6554" w:rsidRPr="004B4242">
        <w:rPr>
          <w:rFonts w:hAnsi="Cambria Math"/>
          <w:color w:val="000000" w:themeColor="text1"/>
          <w:sz w:val="28"/>
          <w:szCs w:val="28"/>
        </w:rPr>
        <w:t>序列模态</w:t>
      </w:r>
      <w:r w:rsidR="004E6554" w:rsidRPr="004B4242">
        <w:rPr>
          <w:rFonts w:hAnsi="Cambria Math" w:hint="eastAsia"/>
          <w:color w:val="000000" w:themeColor="text1"/>
          <w:sz w:val="28"/>
          <w:szCs w:val="28"/>
        </w:rPr>
        <w:t>统一空间特征向</w:t>
      </w:r>
      <w:r w:rsidR="004E6554" w:rsidRPr="004B4242">
        <w:rPr>
          <w:rFonts w:hAnsi="Cambria Math" w:hint="eastAsia"/>
          <w:color w:val="000000" w:themeColor="text1"/>
          <w:sz w:val="28"/>
          <w:szCs w:val="28"/>
        </w:rPr>
        <w:lastRenderedPageBreak/>
        <w:t>量</w:t>
      </w:r>
      <w:r w:rsidR="004E6554" w:rsidRPr="004B4242">
        <w:rPr>
          <w:rFonts w:hAnsi="Cambria Math"/>
          <w:color w:val="000000" w:themeColor="text1"/>
          <w:sz w:val="28"/>
          <w:szCs w:val="28"/>
        </w:rPr>
        <w:t>与结构域模态</w:t>
      </w:r>
      <w:r w:rsidR="004E6554" w:rsidRPr="004B4242">
        <w:rPr>
          <w:rFonts w:hAnsi="Cambria Math" w:hint="eastAsia"/>
          <w:color w:val="000000" w:themeColor="text1"/>
          <w:sz w:val="28"/>
          <w:szCs w:val="28"/>
        </w:rPr>
        <w:t>统一空间特征向量</w:t>
      </w:r>
      <w:r w:rsidRPr="004B4242">
        <w:rPr>
          <w:rFonts w:ascii="宋体" w:hAnsi="宋体" w:cs="宋体" w:hint="eastAsia"/>
          <w:color w:val="000000" w:themeColor="text1"/>
          <w:sz w:val="28"/>
          <w:szCs w:val="28"/>
        </w:rPr>
        <w:t>进行置零处理，本</w:t>
      </w:r>
      <w:r w:rsidR="004E6554" w:rsidRPr="004B4242">
        <w:rPr>
          <w:rFonts w:ascii="宋体" w:hAnsi="宋体" w:cs="宋体" w:hint="eastAsia"/>
          <w:color w:val="000000" w:themeColor="text1"/>
          <w:sz w:val="28"/>
          <w:szCs w:val="28"/>
        </w:rPr>
        <w:t>发明</w:t>
      </w:r>
      <w:r w:rsidRPr="004B4242">
        <w:rPr>
          <w:rFonts w:ascii="宋体" w:hAnsi="宋体" w:cs="宋体" w:hint="eastAsia"/>
          <w:color w:val="000000" w:themeColor="text1"/>
          <w:sz w:val="28"/>
          <w:szCs w:val="28"/>
        </w:rPr>
        <w:t>发现</w:t>
      </w:r>
      <m:oMath>
        <m:r>
          <w:rPr>
            <w:rFonts w:ascii="Cambria Math" w:hAnsi="Cambria Math" w:cs="宋体"/>
            <w:color w:val="000000" w:themeColor="text1"/>
            <w:sz w:val="28"/>
            <w:szCs w:val="28"/>
          </w:rPr>
          <m:t>p</m:t>
        </m:r>
      </m:oMath>
      <w:r w:rsidRPr="004B4242">
        <w:rPr>
          <w:rFonts w:hAnsi="Cambria Math" w:cs="宋体" w:hint="eastAsia"/>
          <w:color w:val="000000" w:themeColor="text1"/>
          <w:sz w:val="28"/>
          <w:szCs w:val="28"/>
        </w:rPr>
        <w:t>选择</w:t>
      </w:r>
      <w:r w:rsidRPr="004B4242">
        <w:rPr>
          <w:rFonts w:ascii="宋体" w:hAnsi="宋体" w:cs="宋体" w:hint="eastAsia"/>
          <w:color w:val="000000" w:themeColor="text1"/>
          <w:sz w:val="28"/>
          <w:szCs w:val="28"/>
        </w:rPr>
        <w:t>0.15</w:t>
      </w:r>
      <w:r w:rsidRPr="004B4242">
        <w:rPr>
          <w:rFonts w:hAnsi="Cambria Math" w:cs="宋体" w:hint="eastAsia"/>
          <w:color w:val="000000" w:themeColor="text1"/>
          <w:sz w:val="28"/>
          <w:szCs w:val="28"/>
        </w:rPr>
        <w:t>效果最佳</w:t>
      </w:r>
      <w:r w:rsidRPr="004B4242">
        <w:rPr>
          <w:rFonts w:ascii="宋体" w:hAnsi="宋体" w:cs="宋体" w:hint="eastAsia"/>
          <w:color w:val="000000" w:themeColor="text1"/>
          <w:sz w:val="28"/>
          <w:szCs w:val="28"/>
        </w:rPr>
        <w:t>，</w:t>
      </w:r>
      <w:r w:rsidRPr="004B4242">
        <w:rPr>
          <w:color w:val="000000" w:themeColor="text1"/>
          <w:sz w:val="28"/>
          <w:szCs w:val="28"/>
        </w:rPr>
        <w:t>而</w:t>
      </w:r>
      <w:r w:rsidRPr="004B4242">
        <w:rPr>
          <w:color w:val="000000" w:themeColor="text1"/>
          <w:sz w:val="28"/>
          <w:szCs w:val="28"/>
        </w:rPr>
        <w:t>GO</w:t>
      </w:r>
      <w:r w:rsidR="004E6554" w:rsidRPr="004B4242">
        <w:rPr>
          <w:color w:val="000000" w:themeColor="text1"/>
          <w:sz w:val="28"/>
          <w:szCs w:val="28"/>
        </w:rPr>
        <w:t>功能</w:t>
      </w:r>
      <w:r w:rsidR="00ED6ABC" w:rsidRPr="004B4242">
        <w:rPr>
          <w:rFonts w:hint="eastAsia"/>
          <w:color w:val="000000" w:themeColor="text1"/>
          <w:sz w:val="28"/>
          <w:szCs w:val="28"/>
        </w:rPr>
        <w:t>标签</w:t>
      </w:r>
      <w:r w:rsidR="004E6554" w:rsidRPr="004B4242">
        <w:rPr>
          <w:color w:val="000000" w:themeColor="text1"/>
          <w:sz w:val="28"/>
          <w:szCs w:val="28"/>
        </w:rPr>
        <w:t>模态统一空间特征向量</w:t>
      </w:r>
      <w:r w:rsidRPr="004B4242">
        <w:rPr>
          <w:rFonts w:ascii="宋体" w:hAnsi="宋体" w:cs="宋体" w:hint="eastAsia"/>
          <w:color w:val="000000" w:themeColor="text1"/>
          <w:sz w:val="28"/>
          <w:szCs w:val="28"/>
        </w:rPr>
        <w:t>始终保留以作为稳定的语义锚点。该处理过程可表示为：</w:t>
      </w:r>
      <m:oMath>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seq</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seq</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seq</m:t>
            </m:r>
          </m:sub>
        </m:sSub>
        <m:r>
          <m:rPr>
            <m:sty m:val="p"/>
          </m:rPr>
          <w:rPr>
            <w:rFonts w:ascii="Cambria Math" w:hAnsi="Cambria Math" w:hint="eastAsia"/>
            <w:color w:val="000000" w:themeColor="text1"/>
            <w:sz w:val="28"/>
            <w:szCs w:val="28"/>
          </w:rPr>
          <m:t>，</m:t>
        </m:r>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dom</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dom</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dom</m:t>
            </m:r>
          </m:sub>
        </m:sSub>
      </m:oMath>
      <w:r w:rsidR="004E6554" w:rsidRPr="004B4242">
        <w:rPr>
          <w:rFonts w:ascii="宋体" w:hAnsi="宋体" w:cs="宋体" w:hint="eastAsia"/>
          <w:color w:val="000000" w:themeColor="text1"/>
          <w:sz w:val="28"/>
          <w:szCs w:val="28"/>
        </w:rPr>
        <w:t>；</w:t>
      </w:r>
      <w:r w:rsidRPr="004B4242">
        <w:rPr>
          <w:rFonts w:ascii="宋体" w:hAnsi="宋体" w:cs="宋体" w:hint="eastAsia"/>
          <w:color w:val="000000" w:themeColor="text1"/>
          <w:sz w:val="28"/>
          <w:szCs w:val="28"/>
        </w:rPr>
        <w:t>其中，“</w:t>
      </w:r>
      <m:oMath>
        <m:r>
          <w:rPr>
            <w:rFonts w:ascii="Cambria Math" w:hAnsi="Cambria Math"/>
            <w:color w:val="000000" w:themeColor="text1"/>
            <w:sz w:val="28"/>
            <w:szCs w:val="28"/>
          </w:rPr>
          <m:t>⋅</m:t>
        </m:r>
      </m:oMath>
      <w:r w:rsidRPr="004B4242">
        <w:rPr>
          <w:rFonts w:ascii="宋体" w:hAnsi="宋体" w:cs="宋体" w:hint="eastAsia"/>
          <w:color w:val="000000" w:themeColor="text1"/>
          <w:sz w:val="28"/>
          <w:szCs w:val="28"/>
        </w:rPr>
        <w:t>”表示标量与向量的乘法</w:t>
      </w:r>
      <w:r w:rsidR="00C81A08" w:rsidRPr="004B4242">
        <w:rPr>
          <w:rFonts w:ascii="宋体" w:hAnsi="宋体" w:cs="宋体" w:hint="eastAsia"/>
          <w:color w:val="000000" w:themeColor="text1"/>
          <w:sz w:val="28"/>
          <w:szCs w:val="28"/>
        </w:rPr>
        <w:t>；</w:t>
      </w:r>
      <m:oMath>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seq</m:t>
            </m:r>
          </m:sub>
        </m:sSub>
      </m:oMath>
      <w:r w:rsidR="00C81A08" w:rsidRPr="004B4242">
        <w:rPr>
          <w:rFonts w:ascii="宋体" w:hAnsi="宋体" w:cs="宋体" w:hint="eastAsia"/>
          <w:color w:val="000000" w:themeColor="text1"/>
          <w:sz w:val="28"/>
          <w:szCs w:val="28"/>
        </w:rPr>
        <w:t>表示随机置零处理后的序列模态统一空间特征向量，</w:t>
      </w:r>
      <m:oMath>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dom</m:t>
            </m:r>
          </m:sub>
        </m:sSub>
      </m:oMath>
      <w:r w:rsidR="00C81A08" w:rsidRPr="004B4242">
        <w:rPr>
          <w:rFonts w:ascii="宋体" w:hAnsi="宋体" w:cs="宋体" w:hint="eastAsia"/>
          <w:color w:val="000000" w:themeColor="text1"/>
          <w:sz w:val="28"/>
          <w:szCs w:val="28"/>
        </w:rPr>
        <w:t>表示随机置零处理后的结构域模态统一空间特征向量；</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seq</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dom</m:t>
            </m:r>
          </m:sub>
        </m:sSub>
      </m:oMath>
      <w:r w:rsidRPr="004B4242">
        <w:rPr>
          <w:rFonts w:hAnsi="Cambria Math" w:cs="宋体" w:hint="eastAsia"/>
          <w:color w:val="000000" w:themeColor="text1"/>
          <w:sz w:val="28"/>
          <w:szCs w:val="28"/>
        </w:rPr>
        <w:t>为</w:t>
      </w:r>
      <w:r w:rsidRPr="004B4242">
        <w:rPr>
          <w:rFonts w:hAnsi="Cambria Math" w:cs="宋体" w:hint="eastAsia"/>
          <w:color w:val="000000" w:themeColor="text1"/>
          <w:sz w:val="28"/>
          <w:szCs w:val="28"/>
        </w:rPr>
        <w:t>0</w:t>
      </w:r>
      <w:r w:rsidRPr="004B4242">
        <w:rPr>
          <w:rFonts w:ascii="宋体" w:hAnsi="宋体" w:cs="宋体" w:hint="eastAsia"/>
          <w:color w:val="000000" w:themeColor="text1"/>
          <w:sz w:val="28"/>
          <w:szCs w:val="28"/>
        </w:rPr>
        <w:t>时将整段特征置为零向量，</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seq</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dom</m:t>
            </m:r>
          </m:sub>
        </m:sSub>
      </m:oMath>
      <w:r w:rsidRPr="004B4242">
        <w:rPr>
          <w:rFonts w:hAnsi="Cambria Math" w:cs="宋体" w:hint="eastAsia"/>
          <w:color w:val="000000" w:themeColor="text1"/>
          <w:sz w:val="28"/>
          <w:szCs w:val="28"/>
        </w:rPr>
        <w:t>为</w:t>
      </w:r>
      <w:r w:rsidRPr="004B4242">
        <w:rPr>
          <w:rFonts w:hAnsi="Cambria Math" w:cs="宋体" w:hint="eastAsia"/>
          <w:color w:val="000000" w:themeColor="text1"/>
          <w:sz w:val="28"/>
          <w:szCs w:val="28"/>
        </w:rPr>
        <w:t>1</w:t>
      </w:r>
      <w:r w:rsidRPr="004B4242">
        <w:rPr>
          <w:rFonts w:ascii="宋体" w:hAnsi="宋体" w:cs="宋体" w:hint="eastAsia"/>
          <w:color w:val="000000" w:themeColor="text1"/>
          <w:sz w:val="28"/>
          <w:szCs w:val="28"/>
        </w:rPr>
        <w:t>时特征保持不变</w:t>
      </w:r>
      <w:r w:rsidR="00440ACE" w:rsidRPr="004B4242">
        <w:rPr>
          <w:rFonts w:ascii="宋体" w:hAnsi="宋体" w:cs="宋体" w:hint="eastAsia"/>
          <w:color w:val="000000" w:themeColor="text1"/>
          <w:sz w:val="28"/>
          <w:szCs w:val="28"/>
        </w:rPr>
        <w:t>。举例来说，当</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seq</m:t>
            </m:r>
          </m:sub>
        </m:sSub>
      </m:oMath>
      <w:r w:rsidR="00440ACE" w:rsidRPr="004B4242">
        <w:rPr>
          <w:rFonts w:ascii="宋体" w:hAnsi="宋体" w:cs="宋体" w:hint="eastAsia"/>
          <w:color w:val="000000" w:themeColor="text1"/>
          <w:sz w:val="28"/>
          <w:szCs w:val="28"/>
        </w:rPr>
        <w:t>=</w:t>
      </w:r>
      <w:r w:rsidR="00440ACE" w:rsidRPr="004B4242">
        <w:rPr>
          <w:rFonts w:ascii="宋体" w:hAnsi="宋体" w:cs="宋体"/>
          <w:color w:val="000000" w:themeColor="text1"/>
          <w:sz w:val="28"/>
          <w:szCs w:val="28"/>
        </w:rPr>
        <w:t>0</w:t>
      </w:r>
      <w:r w:rsidR="00440ACE" w:rsidRPr="004B4242">
        <w:rPr>
          <w:rFonts w:ascii="宋体" w:hAnsi="宋体" w:cs="宋体" w:hint="eastAsia"/>
          <w:color w:val="000000" w:themeColor="text1"/>
          <w:sz w:val="28"/>
          <w:szCs w:val="28"/>
        </w:rPr>
        <w:t>时，则</w:t>
      </w:r>
      <m:oMath>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seq</m:t>
            </m:r>
          </m:sub>
        </m:sSub>
      </m:oMath>
      <w:r w:rsidR="00440ACE" w:rsidRPr="004B4242">
        <w:rPr>
          <w:rFonts w:ascii="宋体" w:hAnsi="宋体" w:cs="宋体" w:hint="eastAsia"/>
          <w:color w:val="000000" w:themeColor="text1"/>
          <w:sz w:val="28"/>
          <w:szCs w:val="28"/>
        </w:rPr>
        <w:t>=</w:t>
      </w:r>
      <w:r w:rsidR="00440ACE" w:rsidRPr="004B4242">
        <w:rPr>
          <w:rFonts w:ascii="宋体" w:hAnsi="宋体" w:cs="宋体"/>
          <w:color w:val="000000" w:themeColor="text1"/>
          <w:sz w:val="28"/>
          <w:szCs w:val="28"/>
        </w:rPr>
        <w:t>0</w:t>
      </w:r>
      <w:r w:rsidR="00440ACE" w:rsidRPr="004B4242">
        <w:rPr>
          <w:rFonts w:ascii="宋体" w:hAnsi="宋体" w:cs="宋体" w:hint="eastAsia"/>
          <w:color w:val="000000" w:themeColor="text1"/>
          <w:sz w:val="28"/>
          <w:szCs w:val="28"/>
        </w:rPr>
        <w:t>，当</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seq</m:t>
            </m:r>
          </m:sub>
        </m:sSub>
      </m:oMath>
      <w:r w:rsidR="00440ACE" w:rsidRPr="004B4242">
        <w:rPr>
          <w:rFonts w:ascii="宋体" w:hAnsi="宋体" w:cs="宋体" w:hint="eastAsia"/>
          <w:color w:val="000000" w:themeColor="text1"/>
          <w:sz w:val="28"/>
          <w:szCs w:val="28"/>
        </w:rPr>
        <w:t>=</w:t>
      </w:r>
      <w:r w:rsidR="00440ACE" w:rsidRPr="004B4242">
        <w:rPr>
          <w:rFonts w:ascii="宋体" w:hAnsi="宋体" w:cs="宋体"/>
          <w:color w:val="000000" w:themeColor="text1"/>
          <w:sz w:val="28"/>
          <w:szCs w:val="28"/>
        </w:rPr>
        <w:t>1</w:t>
      </w:r>
      <w:r w:rsidR="00440ACE" w:rsidRPr="004B4242">
        <w:rPr>
          <w:rFonts w:ascii="宋体" w:hAnsi="宋体" w:cs="宋体" w:hint="eastAsia"/>
          <w:color w:val="000000" w:themeColor="text1"/>
          <w:sz w:val="28"/>
          <w:szCs w:val="28"/>
        </w:rPr>
        <w:t>时，</w:t>
      </w:r>
      <m:oMath>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seq</m:t>
            </m:r>
          </m:sub>
        </m:sSub>
      </m:oMath>
      <w:r w:rsidR="00440ACE" w:rsidRPr="004B4242">
        <w:rPr>
          <w:rFonts w:ascii="宋体" w:hAnsi="宋体" w:cs="宋体"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seq</m:t>
            </m:r>
          </m:sub>
        </m:sSub>
      </m:oMath>
      <w:r w:rsidR="00440ACE" w:rsidRPr="004B4242">
        <w:rPr>
          <w:rFonts w:ascii="宋体" w:hAnsi="宋体" w:cs="宋体" w:hint="eastAsia"/>
          <w:color w:val="000000" w:themeColor="text1"/>
          <w:sz w:val="28"/>
          <w:szCs w:val="28"/>
        </w:rPr>
        <w:t>。</w:t>
      </w:r>
    </w:p>
    <w:p w14:paraId="3264DC55" w14:textId="502D42C0" w:rsidR="002E15A4" w:rsidRPr="00FF736B" w:rsidRDefault="002E15A4" w:rsidP="004E6554">
      <w:pPr>
        <w:ind w:firstLine="576"/>
        <w:rPr>
          <w:color w:val="000000" w:themeColor="text1"/>
          <w:sz w:val="28"/>
          <w:szCs w:val="28"/>
        </w:rPr>
      </w:pPr>
      <w:r w:rsidRPr="004B4242">
        <w:rPr>
          <w:rFonts w:ascii="宋体" w:hAnsi="宋体" w:cs="宋体" w:hint="eastAsia"/>
          <w:color w:val="000000" w:themeColor="text1"/>
          <w:sz w:val="28"/>
          <w:szCs w:val="28"/>
        </w:rPr>
        <w:t>若随机采样得到</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seq</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dom</m:t>
            </m:r>
          </m:sub>
        </m:sSub>
      </m:oMath>
      <w:r w:rsidRPr="004B4242">
        <w:rPr>
          <w:rFonts w:hAnsi="Cambria Math" w:hint="eastAsia"/>
          <w:color w:val="000000" w:themeColor="text1"/>
          <w:sz w:val="28"/>
          <w:szCs w:val="28"/>
        </w:rPr>
        <w:t>均为</w:t>
      </w:r>
      <w:r w:rsidRPr="004B4242">
        <w:rPr>
          <w:rFonts w:hAnsi="Cambria Math" w:hint="eastAsia"/>
          <w:color w:val="000000" w:themeColor="text1"/>
          <w:sz w:val="28"/>
          <w:szCs w:val="28"/>
        </w:rPr>
        <w:t>0</w:t>
      </w:r>
      <w:r w:rsidRPr="004B4242">
        <w:rPr>
          <w:rFonts w:hAnsi="Cambria Math" w:hint="eastAsia"/>
          <w:color w:val="000000" w:themeColor="text1"/>
          <w:sz w:val="28"/>
          <w:szCs w:val="28"/>
        </w:rPr>
        <w:t>，则随机令其中一个为</w:t>
      </w:r>
      <w:r w:rsidRPr="004B4242">
        <w:rPr>
          <w:rFonts w:hAnsi="Cambria Math" w:hint="eastAsia"/>
          <w:color w:val="000000" w:themeColor="text1"/>
          <w:sz w:val="28"/>
          <w:szCs w:val="28"/>
        </w:rPr>
        <w:t>1</w:t>
      </w:r>
      <w:r w:rsidR="00440ACE" w:rsidRPr="004B4242">
        <w:rPr>
          <w:rFonts w:hAnsi="Cambria Math" w:hint="eastAsia"/>
          <w:color w:val="000000" w:themeColor="text1"/>
          <w:sz w:val="28"/>
          <w:szCs w:val="28"/>
        </w:rPr>
        <w:t>（即</w:t>
      </w:r>
      <w:r w:rsidR="00440ACE" w:rsidRPr="004B4242">
        <w:rPr>
          <w:color w:val="000000" w:themeColor="text1"/>
          <w:sz w:val="28"/>
          <w:szCs w:val="28"/>
        </w:rPr>
        <w:t>强制保留序列模态统一空间特征向量、结构域模态统一空间特征向量中的至少一个作为输入</w:t>
      </w:r>
      <w:r w:rsidR="00440ACE" w:rsidRPr="004B4242">
        <w:rPr>
          <w:rFonts w:hAnsi="Cambria Math" w:hint="eastAsia"/>
          <w:color w:val="000000" w:themeColor="text1"/>
          <w:sz w:val="28"/>
          <w:szCs w:val="28"/>
        </w:rPr>
        <w:t>）</w:t>
      </w:r>
      <w:r w:rsidRPr="004B4242">
        <w:rPr>
          <w:rFonts w:ascii="宋体" w:hAnsi="宋体" w:cs="宋体" w:hint="eastAsia"/>
          <w:color w:val="000000" w:themeColor="text1"/>
          <w:sz w:val="28"/>
          <w:szCs w:val="28"/>
        </w:rPr>
        <w:t>。该机制迫使模型在训练中学会在“仅有序列”或“仅有结构域”甚至“其中之一较弱”的情况下仍能完成蛋白</w:t>
      </w:r>
      <w:r w:rsidR="00440ACE" w:rsidRPr="00FF736B">
        <w:rPr>
          <w:color w:val="000000" w:themeColor="text1"/>
          <w:sz w:val="28"/>
          <w:szCs w:val="28"/>
        </w:rPr>
        <w:t>与</w:t>
      </w:r>
      <w:r w:rsidRPr="00FF736B">
        <w:rPr>
          <w:color w:val="000000" w:themeColor="text1"/>
          <w:sz w:val="28"/>
          <w:szCs w:val="28"/>
        </w:rPr>
        <w:t>GO</w:t>
      </w:r>
      <w:r w:rsidR="00440ACE" w:rsidRPr="00FF736B">
        <w:rPr>
          <w:color w:val="000000" w:themeColor="text1"/>
          <w:sz w:val="28"/>
          <w:szCs w:val="28"/>
        </w:rPr>
        <w:t>功能</w:t>
      </w:r>
      <w:r w:rsidR="00ED6ABC" w:rsidRPr="00FF736B">
        <w:rPr>
          <w:color w:val="000000" w:themeColor="text1"/>
          <w:sz w:val="28"/>
          <w:szCs w:val="28"/>
        </w:rPr>
        <w:t>标签</w:t>
      </w:r>
      <w:r w:rsidRPr="00FF736B">
        <w:rPr>
          <w:color w:val="000000" w:themeColor="text1"/>
          <w:sz w:val="28"/>
          <w:szCs w:val="28"/>
        </w:rPr>
        <w:t>匹配，从而提升在真实数据不完整时的鲁棒性。</w:t>
      </w:r>
    </w:p>
    <w:p w14:paraId="73669FA8" w14:textId="654A3BBE" w:rsidR="005A42FC" w:rsidRPr="004B4242" w:rsidRDefault="005A42FC" w:rsidP="004E6554">
      <w:pPr>
        <w:ind w:firstLine="576"/>
        <w:rPr>
          <w:color w:val="000000" w:themeColor="text1"/>
          <w:sz w:val="28"/>
          <w:szCs w:val="28"/>
        </w:rPr>
      </w:pPr>
      <w:r>
        <w:rPr>
          <w:rFonts w:hint="eastAsia"/>
          <w:color w:val="000000" w:themeColor="text1"/>
          <w:sz w:val="28"/>
          <w:szCs w:val="28"/>
        </w:rPr>
        <w:t>本实施方式中，</w:t>
      </w:r>
      <w:r w:rsidRPr="004B4242">
        <w:rPr>
          <w:rFonts w:hint="eastAsia"/>
          <w:color w:val="000000" w:themeColor="text1"/>
          <w:sz w:val="28"/>
          <w:szCs w:val="28"/>
        </w:rPr>
        <w:t>为</w:t>
      </w:r>
      <w:r w:rsidRPr="004B4242">
        <w:rPr>
          <w:rFonts w:ascii="宋体" w:hAnsi="宋体" w:cs="宋体"/>
          <w:color w:val="000000" w:themeColor="text1"/>
          <w:sz w:val="28"/>
          <w:szCs w:val="28"/>
        </w:rPr>
        <w:t>提升在模态缺失或模态噪声条件下的鲁棒性</w:t>
      </w:r>
      <w:r w:rsidRPr="004B4242">
        <w:rPr>
          <w:rFonts w:ascii="宋体" w:hAnsi="宋体" w:cs="宋体" w:hint="eastAsia"/>
          <w:color w:val="000000" w:themeColor="text1"/>
          <w:sz w:val="28"/>
          <w:szCs w:val="28"/>
        </w:rPr>
        <w:t>，</w:t>
      </w:r>
      <w:r w:rsidRPr="004B4242">
        <w:rPr>
          <w:rFonts w:ascii="宋体" w:hAnsi="宋体" w:cs="宋体" w:hint="eastAsia"/>
          <w:bCs/>
          <w:color w:val="000000" w:themeColor="text1"/>
          <w:sz w:val="28"/>
          <w:szCs w:val="28"/>
        </w:rPr>
        <w:t>采用非对称特征丢弃策略，通过在训练中随机遮蔽特定模态特征，迫使模型学习鲁棒的特征表示，从而有效应对噪声干扰或模态缺失的情况。即</w:t>
      </w:r>
      <w:r w:rsidRPr="004B4242">
        <w:rPr>
          <w:rFonts w:ascii="宋体" w:hAnsi="宋体" w:cs="宋体"/>
          <w:color w:val="000000" w:themeColor="text1"/>
          <w:sz w:val="28"/>
          <w:szCs w:val="28"/>
        </w:rPr>
        <w:t>以预设概率对蛋白质</w:t>
      </w:r>
      <w:r w:rsidRPr="004B4242">
        <w:rPr>
          <w:rFonts w:ascii="宋体" w:hAnsi="宋体" w:cs="宋体" w:hint="eastAsia"/>
          <w:color w:val="000000" w:themeColor="text1"/>
          <w:sz w:val="28"/>
          <w:szCs w:val="28"/>
        </w:rPr>
        <w:t>序列模态和结构域</w:t>
      </w:r>
      <w:r w:rsidRPr="004B4242">
        <w:rPr>
          <w:rFonts w:ascii="宋体" w:hAnsi="宋体" w:cs="宋体"/>
          <w:color w:val="000000" w:themeColor="text1"/>
          <w:sz w:val="28"/>
          <w:szCs w:val="28"/>
        </w:rPr>
        <w:t>模态</w:t>
      </w:r>
      <w:r w:rsidRPr="004B4242">
        <w:rPr>
          <w:rFonts w:ascii="宋体" w:hAnsi="宋体" w:cs="宋体" w:hint="eastAsia"/>
          <w:color w:val="000000" w:themeColor="text1"/>
          <w:sz w:val="28"/>
          <w:szCs w:val="28"/>
        </w:rPr>
        <w:t>特征</w:t>
      </w:r>
      <w:r w:rsidRPr="004B4242">
        <w:rPr>
          <w:rFonts w:ascii="宋体" w:hAnsi="宋体" w:cs="宋体"/>
          <w:color w:val="000000" w:themeColor="text1"/>
          <w:sz w:val="28"/>
          <w:szCs w:val="28"/>
        </w:rPr>
        <w:t>进行随机屏蔽，同</w:t>
      </w:r>
      <w:r w:rsidRPr="005A42FC">
        <w:rPr>
          <w:color w:val="000000" w:themeColor="text1"/>
          <w:sz w:val="28"/>
          <w:szCs w:val="28"/>
        </w:rPr>
        <w:t>时保持</w:t>
      </w:r>
      <w:r w:rsidRPr="005A42FC">
        <w:rPr>
          <w:color w:val="000000" w:themeColor="text1"/>
          <w:sz w:val="28"/>
          <w:szCs w:val="28"/>
        </w:rPr>
        <w:t>GO</w:t>
      </w:r>
      <w:r w:rsidRPr="005A42FC">
        <w:rPr>
          <w:color w:val="000000" w:themeColor="text1"/>
          <w:sz w:val="28"/>
          <w:szCs w:val="28"/>
        </w:rPr>
        <w:t>功能标</w:t>
      </w:r>
      <w:r w:rsidRPr="004B4242">
        <w:rPr>
          <w:rFonts w:ascii="宋体" w:hAnsi="宋体" w:cs="宋体" w:hint="eastAsia"/>
          <w:color w:val="000000" w:themeColor="text1"/>
          <w:sz w:val="28"/>
          <w:szCs w:val="28"/>
        </w:rPr>
        <w:t>签</w:t>
      </w:r>
      <w:r w:rsidRPr="004B4242">
        <w:rPr>
          <w:rFonts w:ascii="宋体" w:hAnsi="宋体" w:cs="宋体"/>
          <w:color w:val="000000" w:themeColor="text1"/>
          <w:sz w:val="28"/>
          <w:szCs w:val="28"/>
        </w:rPr>
        <w:t>嵌入恒可用，并设置“强制保留”规则以保证至少存在一种蛋白质侧</w:t>
      </w:r>
      <w:r w:rsidRPr="004B4242">
        <w:rPr>
          <w:rFonts w:ascii="宋体" w:hAnsi="宋体" w:cs="宋体" w:hint="eastAsia"/>
          <w:color w:val="000000" w:themeColor="text1"/>
          <w:sz w:val="28"/>
          <w:szCs w:val="28"/>
        </w:rPr>
        <w:t>（序列和结构域）</w:t>
      </w:r>
      <w:r w:rsidRPr="004B4242">
        <w:rPr>
          <w:rFonts w:ascii="宋体" w:hAnsi="宋体" w:cs="宋体"/>
          <w:color w:val="000000" w:themeColor="text1"/>
          <w:sz w:val="28"/>
          <w:szCs w:val="28"/>
        </w:rPr>
        <w:t>模态输入。该策略使模型在优化过程中被迫学习“仅凭部分蛋白质证据也能与功能语义匹配”的判别规则，从而降低对单一模态</w:t>
      </w:r>
      <w:r w:rsidRPr="005A42FC">
        <w:rPr>
          <w:rFonts w:ascii="宋体" w:hAnsi="宋体" w:cs="宋体"/>
          <w:color w:val="000000" w:themeColor="text1"/>
          <w:sz w:val="28"/>
          <w:szCs w:val="28"/>
        </w:rPr>
        <w:t>的过拟合，并增强面对不完整注释或结构域缺失的稳健性</w:t>
      </w:r>
      <w:r w:rsidRPr="005A42FC">
        <w:rPr>
          <w:rFonts w:ascii="宋体" w:hAnsi="宋体" w:cs="宋体" w:hint="eastAsia"/>
          <w:color w:val="000000" w:themeColor="text1"/>
          <w:sz w:val="28"/>
          <w:szCs w:val="28"/>
        </w:rPr>
        <w:t>。</w:t>
      </w:r>
    </w:p>
    <w:p w14:paraId="66EBC363" w14:textId="44277FBA" w:rsidR="00E807CD" w:rsidRPr="004B4242" w:rsidRDefault="00777EBE" w:rsidP="005A42FC">
      <w:pPr>
        <w:pStyle w:val="af4"/>
        <w:ind w:firstLineChars="200" w:firstLine="560"/>
        <w:jc w:val="both"/>
        <w:rPr>
          <w:rFonts w:ascii="宋体" w:hAnsi="宋体" w:cs="宋体"/>
          <w:color w:val="000000" w:themeColor="text1"/>
          <w:sz w:val="28"/>
          <w:szCs w:val="28"/>
        </w:rPr>
      </w:pPr>
      <w:r w:rsidRPr="004B4242">
        <w:rPr>
          <w:rFonts w:hint="eastAsia"/>
          <w:color w:val="000000" w:themeColor="text1"/>
          <w:sz w:val="28"/>
          <w:szCs w:val="28"/>
        </w:rPr>
        <w:t>步骤</w:t>
      </w:r>
      <w:r w:rsidRPr="004B4242">
        <w:rPr>
          <w:rFonts w:hint="eastAsia"/>
          <w:color w:val="000000" w:themeColor="text1"/>
          <w:sz w:val="28"/>
          <w:szCs w:val="28"/>
        </w:rPr>
        <w:t>S</w:t>
      </w:r>
      <w:r w:rsidRPr="004B4242">
        <w:rPr>
          <w:color w:val="000000" w:themeColor="text1"/>
          <w:sz w:val="28"/>
          <w:szCs w:val="28"/>
        </w:rPr>
        <w:t>4</w:t>
      </w:r>
      <w:r w:rsidRPr="004B4242">
        <w:rPr>
          <w:rFonts w:hint="eastAsia"/>
          <w:color w:val="000000" w:themeColor="text1"/>
          <w:sz w:val="28"/>
          <w:szCs w:val="28"/>
        </w:rPr>
        <w:t>中，</w:t>
      </w:r>
      <w:r w:rsidR="005A42FC" w:rsidRPr="004B4242">
        <w:rPr>
          <w:rFonts w:hint="eastAsia"/>
          <w:color w:val="000000" w:themeColor="text1"/>
          <w:sz w:val="28"/>
          <w:szCs w:val="28"/>
        </w:rPr>
        <w:t>在一些实施方式中</w:t>
      </w:r>
      <w:r w:rsidR="005A42FC" w:rsidRPr="004B4242">
        <w:rPr>
          <w:color w:val="000000" w:themeColor="text1"/>
          <w:sz w:val="28"/>
          <w:szCs w:val="28"/>
        </w:rPr>
        <w:t>，</w:t>
      </w:r>
      <w:r w:rsidR="00E807CD" w:rsidRPr="005A42FC">
        <w:rPr>
          <w:rFonts w:ascii="宋体" w:hAnsi="宋体" w:cs="宋体" w:hint="eastAsia"/>
          <w:bCs/>
          <w:color w:val="000000" w:themeColor="text1"/>
          <w:sz w:val="28"/>
          <w:szCs w:val="28"/>
        </w:rPr>
        <w:t>采用自适应门控融合机制，</w:t>
      </w:r>
      <w:bookmarkStart w:id="29" w:name="_Hlk219385322"/>
      <w:r w:rsidR="00E807CD" w:rsidRPr="005A42FC">
        <w:rPr>
          <w:rFonts w:ascii="宋体" w:hAnsi="宋体" w:cs="宋体" w:hint="eastAsia"/>
          <w:bCs/>
          <w:color w:val="000000" w:themeColor="text1"/>
          <w:sz w:val="28"/>
          <w:szCs w:val="28"/>
        </w:rPr>
        <w:t>能够根据输入样本的特异性动态校准并分配序列与文本模态的权重，实现多源信息的自适应互补</w:t>
      </w:r>
      <w:bookmarkEnd w:id="29"/>
      <w:r w:rsidR="00E807CD" w:rsidRPr="005A42FC">
        <w:rPr>
          <w:rFonts w:ascii="宋体" w:hAnsi="宋体" w:cs="宋体" w:hint="eastAsia"/>
          <w:bCs/>
          <w:color w:val="000000" w:themeColor="text1"/>
          <w:sz w:val="28"/>
          <w:szCs w:val="28"/>
        </w:rPr>
        <w:t>。同时，在融合前引入共享的特征一致性变换网络（即共享多层感知机网络）以对齐</w:t>
      </w:r>
      <w:r w:rsidR="00E807CD" w:rsidRPr="004B4242">
        <w:rPr>
          <w:rFonts w:ascii="宋体" w:hAnsi="宋体" w:cs="宋体" w:hint="eastAsia"/>
          <w:bCs/>
          <w:color w:val="000000" w:themeColor="text1"/>
          <w:sz w:val="28"/>
          <w:szCs w:val="28"/>
        </w:rPr>
        <w:t>模态分布，提升表征稳定性。</w:t>
      </w:r>
      <w:r w:rsidR="00C6737A" w:rsidRPr="004B4242">
        <w:rPr>
          <w:rFonts w:ascii="宋体" w:hAnsi="宋体" w:cs="宋体"/>
          <w:color w:val="000000" w:themeColor="text1"/>
          <w:sz w:val="28"/>
          <w:szCs w:val="28"/>
        </w:rPr>
        <w:t>该机制首先将映射后的序列、结构域和</w:t>
      </w:r>
      <w:r w:rsidR="00C6737A" w:rsidRPr="004B4242">
        <w:rPr>
          <w:rFonts w:ascii="宋体" w:hAnsi="宋体" w:cs="宋体" w:hint="eastAsia"/>
          <w:color w:val="000000" w:themeColor="text1"/>
          <w:sz w:val="28"/>
          <w:szCs w:val="28"/>
        </w:rPr>
        <w:t>GO功能</w:t>
      </w:r>
      <w:r w:rsidR="00C6737A" w:rsidRPr="004B4242">
        <w:rPr>
          <w:rFonts w:ascii="宋体" w:hAnsi="宋体" w:cs="宋体"/>
          <w:color w:val="000000" w:themeColor="text1"/>
          <w:sz w:val="28"/>
          <w:szCs w:val="28"/>
        </w:rPr>
        <w:t>标签特征进行拼接以构建全局上下文向量，随后通过一个可学习的门控网络计算各模态的权重，最终以加权求和的方式动态生成融合表征。这一过程使得模型</w:t>
      </w:r>
      <w:r w:rsidR="00C6737A" w:rsidRPr="004B4242">
        <w:rPr>
          <w:rFonts w:ascii="宋体" w:hAnsi="宋体" w:cs="宋体"/>
          <w:color w:val="000000" w:themeColor="text1"/>
          <w:sz w:val="28"/>
          <w:szCs w:val="28"/>
        </w:rPr>
        <w:lastRenderedPageBreak/>
        <w:t>能够根据样本的具体情况（如序列同源性高低或结构域信息是否丰富），自动调整各模态在特征空间中的贡献度，从而实现异构特征的精准对齐。最终，本发明将蛋白功能预测重构为“蛋白</w:t>
      </w:r>
      <w:r w:rsidR="005A42FC" w:rsidRPr="005A42FC">
        <w:rPr>
          <w:color w:val="000000" w:themeColor="text1"/>
          <w:sz w:val="28"/>
          <w:szCs w:val="28"/>
        </w:rPr>
        <w:t>-</w:t>
      </w:r>
      <w:r w:rsidR="00C6737A" w:rsidRPr="005A42FC">
        <w:rPr>
          <w:color w:val="000000" w:themeColor="text1"/>
          <w:sz w:val="28"/>
          <w:szCs w:val="28"/>
        </w:rPr>
        <w:t>GO</w:t>
      </w:r>
      <w:r w:rsidR="00C6737A" w:rsidRPr="005A42FC">
        <w:rPr>
          <w:color w:val="000000" w:themeColor="text1"/>
          <w:sz w:val="28"/>
          <w:szCs w:val="28"/>
        </w:rPr>
        <w:t>功</w:t>
      </w:r>
      <w:r w:rsidR="00C6737A" w:rsidRPr="004B4242">
        <w:rPr>
          <w:rFonts w:ascii="宋体" w:hAnsi="宋体" w:cs="宋体" w:hint="eastAsia"/>
          <w:color w:val="000000" w:themeColor="text1"/>
          <w:sz w:val="28"/>
          <w:szCs w:val="28"/>
        </w:rPr>
        <w:t>能标签</w:t>
      </w:r>
      <w:r w:rsidR="00C6737A" w:rsidRPr="004B4242">
        <w:rPr>
          <w:rFonts w:ascii="宋体" w:hAnsi="宋体" w:cs="宋体"/>
          <w:color w:val="000000" w:themeColor="text1"/>
          <w:sz w:val="28"/>
          <w:szCs w:val="28"/>
        </w:rPr>
        <w:t>匹配”问题，对任一候选GO</w:t>
      </w:r>
      <w:r w:rsidR="00C6737A" w:rsidRPr="004B4242">
        <w:rPr>
          <w:rFonts w:ascii="宋体" w:hAnsi="宋体" w:cs="宋体" w:hint="eastAsia"/>
          <w:color w:val="000000" w:themeColor="text1"/>
          <w:sz w:val="28"/>
          <w:szCs w:val="28"/>
        </w:rPr>
        <w:t>功能标签，</w:t>
      </w:r>
      <w:r w:rsidR="00C6737A" w:rsidRPr="004B4242">
        <w:rPr>
          <w:rFonts w:ascii="宋体" w:hAnsi="宋体" w:cs="宋体"/>
          <w:color w:val="000000" w:themeColor="text1"/>
          <w:sz w:val="28"/>
          <w:szCs w:val="28"/>
        </w:rPr>
        <w:t>输出该蛋白与该</w:t>
      </w:r>
      <w:r w:rsidR="00C6737A" w:rsidRPr="004B4242">
        <w:rPr>
          <w:rFonts w:ascii="宋体" w:hAnsi="宋体" w:cs="宋体" w:hint="eastAsia"/>
          <w:color w:val="000000" w:themeColor="text1"/>
          <w:sz w:val="28"/>
          <w:szCs w:val="28"/>
        </w:rPr>
        <w:t>标签</w:t>
      </w:r>
      <w:r w:rsidR="00C6737A" w:rsidRPr="004B4242">
        <w:rPr>
          <w:rFonts w:ascii="宋体" w:hAnsi="宋体" w:cs="宋体"/>
          <w:color w:val="000000" w:themeColor="text1"/>
          <w:sz w:val="28"/>
          <w:szCs w:val="28"/>
        </w:rPr>
        <w:t>的兼容性</w:t>
      </w:r>
      <w:r w:rsidR="00C6737A" w:rsidRPr="005A42FC">
        <w:rPr>
          <w:color w:val="000000" w:themeColor="text1"/>
          <w:sz w:val="28"/>
          <w:szCs w:val="28"/>
        </w:rPr>
        <w:t>概率。由于</w:t>
      </w:r>
      <w:r w:rsidR="00C6737A" w:rsidRPr="005A42FC">
        <w:rPr>
          <w:color w:val="000000" w:themeColor="text1"/>
          <w:sz w:val="28"/>
          <w:szCs w:val="28"/>
        </w:rPr>
        <w:t>GO</w:t>
      </w:r>
      <w:r w:rsidR="00C6737A" w:rsidRPr="005A42FC">
        <w:rPr>
          <w:color w:val="000000" w:themeColor="text1"/>
          <w:sz w:val="28"/>
          <w:szCs w:val="28"/>
        </w:rPr>
        <w:t>功能标签以其文本定义嵌入形式参与推理，本方法</w:t>
      </w:r>
      <w:bookmarkStart w:id="30" w:name="_Hlk219387224"/>
      <w:r w:rsidR="00C6737A" w:rsidRPr="005A42FC">
        <w:rPr>
          <w:color w:val="000000" w:themeColor="text1"/>
          <w:sz w:val="28"/>
          <w:szCs w:val="28"/>
        </w:rPr>
        <w:t>不依赖固定的离散标签</w:t>
      </w:r>
      <w:r w:rsidR="00C6737A" w:rsidRPr="005A42FC">
        <w:rPr>
          <w:color w:val="000000" w:themeColor="text1"/>
          <w:sz w:val="28"/>
          <w:szCs w:val="28"/>
        </w:rPr>
        <w:t>ID</w:t>
      </w:r>
      <w:r w:rsidR="00C6737A" w:rsidRPr="005A42FC">
        <w:rPr>
          <w:color w:val="000000" w:themeColor="text1"/>
          <w:sz w:val="28"/>
          <w:szCs w:val="28"/>
        </w:rPr>
        <w:t>，能够基于语义相似性对训练阶段未出现的新</w:t>
      </w:r>
      <w:r w:rsidR="00C6737A" w:rsidRPr="005A42FC">
        <w:rPr>
          <w:color w:val="000000" w:themeColor="text1"/>
          <w:sz w:val="28"/>
          <w:szCs w:val="28"/>
        </w:rPr>
        <w:t>GO</w:t>
      </w:r>
      <w:r w:rsidR="00C6737A" w:rsidRPr="005A42FC">
        <w:rPr>
          <w:color w:val="000000" w:themeColor="text1"/>
          <w:sz w:val="28"/>
          <w:szCs w:val="28"/>
        </w:rPr>
        <w:t>功能标签进行推断，从而显著提升对长尾类别及零样本场景下新功能标签的泛化能力，并在多模态不完整或噪声存在时保持稳定预测性能</w:t>
      </w:r>
      <w:bookmarkEnd w:id="30"/>
      <w:r w:rsidR="00C6737A" w:rsidRPr="004B4242">
        <w:rPr>
          <w:rFonts w:ascii="宋体" w:hAnsi="宋体" w:cs="宋体"/>
          <w:color w:val="000000" w:themeColor="text1"/>
          <w:sz w:val="28"/>
          <w:szCs w:val="28"/>
        </w:rPr>
        <w:t>。</w:t>
      </w:r>
    </w:p>
    <w:p w14:paraId="21359E6D" w14:textId="524A97B0" w:rsidR="002A27B1" w:rsidRPr="004B4242" w:rsidRDefault="009B2C22" w:rsidP="009B2C22">
      <w:pPr>
        <w:ind w:firstLine="576"/>
        <w:rPr>
          <w:color w:val="000000" w:themeColor="text1"/>
          <w:sz w:val="28"/>
          <w:szCs w:val="28"/>
        </w:rPr>
      </w:pPr>
      <w:r>
        <w:rPr>
          <w:rFonts w:hint="eastAsia"/>
          <w:color w:val="000000" w:themeColor="text1"/>
          <w:sz w:val="28"/>
          <w:szCs w:val="28"/>
        </w:rPr>
        <w:t>具体地，</w:t>
      </w:r>
      <w:r w:rsidR="00BD7FBD" w:rsidRPr="004B4242">
        <w:rPr>
          <w:rFonts w:hint="eastAsia"/>
          <w:color w:val="000000" w:themeColor="text1"/>
          <w:sz w:val="28"/>
          <w:szCs w:val="28"/>
        </w:rPr>
        <w:t>如图</w:t>
      </w:r>
      <w:r w:rsidR="00BD7FBD" w:rsidRPr="004B4242">
        <w:rPr>
          <w:rFonts w:hint="eastAsia"/>
          <w:color w:val="000000" w:themeColor="text1"/>
          <w:sz w:val="28"/>
          <w:szCs w:val="28"/>
        </w:rPr>
        <w:t>2</w:t>
      </w:r>
      <w:r w:rsidR="00BD7FBD" w:rsidRPr="004B4242">
        <w:rPr>
          <w:rFonts w:hint="eastAsia"/>
          <w:color w:val="000000" w:themeColor="text1"/>
          <w:sz w:val="28"/>
          <w:szCs w:val="28"/>
        </w:rPr>
        <w:t>所示，</w:t>
      </w:r>
      <w:r w:rsidR="002A27B1" w:rsidRPr="004B4242">
        <w:rPr>
          <w:color w:val="000000" w:themeColor="text1"/>
          <w:sz w:val="28"/>
          <w:szCs w:val="28"/>
        </w:rPr>
        <w:t>所述功能预测网络包括共享多层感知机网络、门控网络</w:t>
      </w:r>
      <w:r w:rsidR="000A5A0C">
        <w:rPr>
          <w:rFonts w:hint="eastAsia"/>
          <w:color w:val="000000" w:themeColor="text1"/>
          <w:sz w:val="28"/>
          <w:szCs w:val="28"/>
        </w:rPr>
        <w:t>（具体为</w:t>
      </w:r>
      <w:ins w:id="31" w:author="admin" w:date="2026-01-23T20:33:00Z">
        <w:r w:rsidR="000078E5" w:rsidRPr="00CC0E12">
          <w:rPr>
            <w:rFonts w:hint="eastAsia"/>
            <w:sz w:val="28"/>
            <w:szCs w:val="28"/>
          </w:rPr>
          <w:t>基于</w:t>
        </w:r>
        <w:r w:rsidR="000078E5" w:rsidRPr="00CC0E12">
          <w:rPr>
            <w:sz w:val="28"/>
            <w:szCs w:val="28"/>
          </w:rPr>
          <w:t xml:space="preserve"> Softmax </w:t>
        </w:r>
        <w:r w:rsidR="000078E5" w:rsidRPr="00CC0E12">
          <w:rPr>
            <w:rFonts w:hint="eastAsia"/>
            <w:sz w:val="28"/>
            <w:szCs w:val="28"/>
          </w:rPr>
          <w:t>归一化的特征融合门控网络</w:t>
        </w:r>
      </w:ins>
      <w:r w:rsidR="000A5A0C" w:rsidRPr="00CC0E12">
        <w:rPr>
          <w:rFonts w:hint="eastAsia"/>
          <w:color w:val="000000" w:themeColor="text1"/>
          <w:sz w:val="28"/>
          <w:szCs w:val="28"/>
        </w:rPr>
        <w:t>）</w:t>
      </w:r>
      <w:r w:rsidR="002A27B1" w:rsidRPr="004B4242">
        <w:rPr>
          <w:color w:val="000000" w:themeColor="text1"/>
          <w:sz w:val="28"/>
          <w:szCs w:val="28"/>
        </w:rPr>
        <w:t>以及全连接网络；将所述序列模态统一空间特征向量、结构域模态统一空间特征向量和</w:t>
      </w:r>
      <w:r w:rsidR="002A27B1" w:rsidRPr="004B4242">
        <w:rPr>
          <w:color w:val="000000" w:themeColor="text1"/>
          <w:sz w:val="28"/>
          <w:szCs w:val="28"/>
        </w:rPr>
        <w:t>GO</w:t>
      </w:r>
      <w:r w:rsidR="002A27B1" w:rsidRPr="004B4242">
        <w:rPr>
          <w:color w:val="000000" w:themeColor="text1"/>
          <w:sz w:val="28"/>
          <w:szCs w:val="28"/>
        </w:rPr>
        <w:t>功能</w:t>
      </w:r>
      <w:r w:rsidR="00ED6ABC" w:rsidRPr="004B4242">
        <w:rPr>
          <w:rFonts w:hint="eastAsia"/>
          <w:color w:val="000000" w:themeColor="text1"/>
          <w:sz w:val="28"/>
          <w:szCs w:val="28"/>
        </w:rPr>
        <w:t>标签</w:t>
      </w:r>
      <w:r w:rsidR="002A27B1" w:rsidRPr="004B4242">
        <w:rPr>
          <w:color w:val="000000" w:themeColor="text1"/>
          <w:sz w:val="28"/>
          <w:szCs w:val="28"/>
        </w:rPr>
        <w:t>统一空间特征向量输入至具有自适应门控融合机制的功能预测网络中</w:t>
      </w:r>
      <w:r>
        <w:rPr>
          <w:rFonts w:hint="eastAsia"/>
          <w:color w:val="000000" w:themeColor="text1"/>
          <w:sz w:val="28"/>
          <w:szCs w:val="28"/>
        </w:rPr>
        <w:t>，</w:t>
      </w:r>
      <w:r w:rsidRPr="004B4242">
        <w:rPr>
          <w:rFonts w:hint="eastAsia"/>
          <w:color w:val="000000" w:themeColor="text1"/>
          <w:sz w:val="28"/>
          <w:szCs w:val="28"/>
        </w:rPr>
        <w:t>如图</w:t>
      </w:r>
      <w:r w:rsidRPr="004B4242">
        <w:rPr>
          <w:rFonts w:hint="eastAsia"/>
          <w:color w:val="000000" w:themeColor="text1"/>
          <w:sz w:val="28"/>
          <w:szCs w:val="28"/>
        </w:rPr>
        <w:t>3</w:t>
      </w:r>
      <w:r w:rsidRPr="004B4242">
        <w:rPr>
          <w:rFonts w:hint="eastAsia"/>
          <w:color w:val="000000" w:themeColor="text1"/>
          <w:sz w:val="28"/>
          <w:szCs w:val="28"/>
        </w:rPr>
        <w:t>所示，</w:t>
      </w:r>
      <w:r w:rsidR="002A27B1" w:rsidRPr="004B4242">
        <w:rPr>
          <w:color w:val="000000" w:themeColor="text1"/>
          <w:sz w:val="28"/>
          <w:szCs w:val="28"/>
        </w:rPr>
        <w:t>具体包括：</w:t>
      </w:r>
    </w:p>
    <w:p w14:paraId="210B894D" w14:textId="7273B780" w:rsidR="002A27B1" w:rsidRPr="004B4242" w:rsidRDefault="00777EBE" w:rsidP="002A27B1">
      <w:pPr>
        <w:ind w:firstLine="576"/>
        <w:rPr>
          <w:color w:val="000000" w:themeColor="text1"/>
          <w:sz w:val="28"/>
          <w:szCs w:val="28"/>
        </w:rPr>
      </w:pPr>
      <w:r w:rsidRPr="004B4242">
        <w:rPr>
          <w:rFonts w:hint="eastAsia"/>
          <w:color w:val="000000" w:themeColor="text1"/>
          <w:sz w:val="28"/>
          <w:szCs w:val="28"/>
        </w:rPr>
        <w:t>S</w:t>
      </w:r>
      <w:r w:rsidRPr="004B4242">
        <w:rPr>
          <w:color w:val="000000" w:themeColor="text1"/>
          <w:sz w:val="28"/>
          <w:szCs w:val="28"/>
        </w:rPr>
        <w:t>41</w:t>
      </w:r>
      <w:r w:rsidRPr="004B4242">
        <w:rPr>
          <w:rFonts w:hint="eastAsia"/>
          <w:color w:val="000000" w:themeColor="text1"/>
          <w:sz w:val="28"/>
          <w:szCs w:val="28"/>
        </w:rPr>
        <w:t>、</w:t>
      </w:r>
      <w:r w:rsidR="002A27B1" w:rsidRPr="004B4242">
        <w:rPr>
          <w:color w:val="000000" w:themeColor="text1"/>
          <w:sz w:val="28"/>
          <w:szCs w:val="28"/>
        </w:rPr>
        <w:t>将所述</w:t>
      </w:r>
      <w:r w:rsidR="00C81A08" w:rsidRPr="004B4242">
        <w:rPr>
          <w:rFonts w:hint="eastAsia"/>
          <w:color w:val="000000" w:themeColor="text1"/>
          <w:sz w:val="28"/>
          <w:szCs w:val="28"/>
        </w:rPr>
        <w:t>随机置零处理后的</w:t>
      </w:r>
      <w:r w:rsidR="002A27B1" w:rsidRPr="004B4242">
        <w:rPr>
          <w:color w:val="000000" w:themeColor="text1"/>
          <w:sz w:val="28"/>
          <w:szCs w:val="28"/>
        </w:rPr>
        <w:t>序列模态统一空间特征向量、</w:t>
      </w:r>
      <w:r w:rsidR="00C81A08" w:rsidRPr="004B4242">
        <w:rPr>
          <w:rFonts w:hint="eastAsia"/>
          <w:color w:val="000000" w:themeColor="text1"/>
          <w:sz w:val="28"/>
          <w:szCs w:val="28"/>
        </w:rPr>
        <w:t>随机置零处理后的</w:t>
      </w:r>
      <w:r w:rsidR="002A27B1" w:rsidRPr="004B4242">
        <w:rPr>
          <w:color w:val="000000" w:themeColor="text1"/>
          <w:sz w:val="28"/>
          <w:szCs w:val="28"/>
        </w:rPr>
        <w:t>结构域模态统一空间特征向量和</w:t>
      </w:r>
      <w:r w:rsidR="002A27B1" w:rsidRPr="004B4242">
        <w:rPr>
          <w:color w:val="000000" w:themeColor="text1"/>
          <w:sz w:val="28"/>
          <w:szCs w:val="28"/>
        </w:rPr>
        <w:t>GO</w:t>
      </w:r>
      <w:r w:rsidR="002A27B1" w:rsidRPr="004B4242">
        <w:rPr>
          <w:color w:val="000000" w:themeColor="text1"/>
          <w:sz w:val="28"/>
          <w:szCs w:val="28"/>
        </w:rPr>
        <w:t>功能</w:t>
      </w:r>
      <w:r w:rsidR="00ED6ABC" w:rsidRPr="004B4242">
        <w:rPr>
          <w:rFonts w:hint="eastAsia"/>
          <w:color w:val="000000" w:themeColor="text1"/>
          <w:sz w:val="28"/>
          <w:szCs w:val="28"/>
        </w:rPr>
        <w:t>标签</w:t>
      </w:r>
      <w:r w:rsidR="002A27B1" w:rsidRPr="004B4242">
        <w:rPr>
          <w:color w:val="000000" w:themeColor="text1"/>
          <w:sz w:val="28"/>
          <w:szCs w:val="28"/>
        </w:rPr>
        <w:t>统一空间特征向量同时输入至共享多层感知机网络和门控网络中；</w:t>
      </w:r>
    </w:p>
    <w:p w14:paraId="3B418F86" w14:textId="5C539EE9" w:rsidR="002A27B1" w:rsidRPr="004B4242" w:rsidRDefault="002A27B1" w:rsidP="009B2C22">
      <w:pPr>
        <w:ind w:firstLine="576"/>
        <w:rPr>
          <w:color w:val="000000" w:themeColor="text1"/>
          <w:sz w:val="28"/>
          <w:szCs w:val="28"/>
        </w:rPr>
      </w:pPr>
      <w:r w:rsidRPr="004B4242">
        <w:rPr>
          <w:color w:val="000000" w:themeColor="text1"/>
          <w:sz w:val="28"/>
          <w:szCs w:val="28"/>
        </w:rPr>
        <w:t>在门控网络中</w:t>
      </w:r>
      <w:r w:rsidRPr="004B4242">
        <w:rPr>
          <w:color w:val="000000" w:themeColor="text1"/>
        </w:rPr>
        <w:t>，</w:t>
      </w:r>
      <w:r w:rsidR="00C81A08" w:rsidRPr="004B4242">
        <w:rPr>
          <w:rFonts w:hint="eastAsia"/>
          <w:color w:val="000000" w:themeColor="text1"/>
          <w:sz w:val="28"/>
          <w:szCs w:val="28"/>
        </w:rPr>
        <w:t>随机置零处理后的</w:t>
      </w:r>
      <w:r w:rsidRPr="004B4242">
        <w:rPr>
          <w:color w:val="000000" w:themeColor="text1"/>
          <w:sz w:val="28"/>
          <w:szCs w:val="28"/>
        </w:rPr>
        <w:t>序列模态统一空间特征向量、</w:t>
      </w:r>
      <w:r w:rsidR="00C81A08" w:rsidRPr="004B4242">
        <w:rPr>
          <w:rFonts w:hint="eastAsia"/>
          <w:color w:val="000000" w:themeColor="text1"/>
          <w:sz w:val="28"/>
          <w:szCs w:val="28"/>
        </w:rPr>
        <w:t>随机置零处理后的</w:t>
      </w:r>
      <w:r w:rsidRPr="004B4242">
        <w:rPr>
          <w:color w:val="000000" w:themeColor="text1"/>
          <w:sz w:val="28"/>
          <w:szCs w:val="28"/>
        </w:rPr>
        <w:t>结构域模态统一空间特征向量和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统一空间特征向量进行拼接，形成全局上下文向量，然后全局上下文向量生成自适应融合权重；</w:t>
      </w:r>
    </w:p>
    <w:p w14:paraId="2B5503EB" w14:textId="423C06D0" w:rsidR="00C81A08" w:rsidRPr="004B4242" w:rsidRDefault="00C81A08" w:rsidP="009B2C22">
      <w:pPr>
        <w:ind w:firstLine="576"/>
        <w:rPr>
          <w:rFonts w:ascii="宋体" w:hAnsi="宋体" w:cs="宋体"/>
          <w:color w:val="000000" w:themeColor="text1"/>
          <w:sz w:val="28"/>
          <w:szCs w:val="28"/>
        </w:rPr>
      </w:pPr>
      <w:r w:rsidRPr="004B4242">
        <w:rPr>
          <w:rFonts w:hint="eastAsia"/>
          <w:color w:val="000000" w:themeColor="text1"/>
          <w:sz w:val="28"/>
          <w:szCs w:val="28"/>
        </w:rPr>
        <w:t>拼接过程具体表示为：</w:t>
      </w:r>
      <m:oMath>
        <m:r>
          <w:rPr>
            <w:rFonts w:ascii="Cambria Math" w:hAnsi="Cambria Math"/>
            <w:color w:val="000000" w:themeColor="text1"/>
            <w:sz w:val="28"/>
            <w:szCs w:val="28"/>
          </w:rPr>
          <m:t>S=[</m:t>
        </m:r>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dom</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seq</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label</m:t>
            </m:r>
          </m:sub>
        </m:sSub>
        <m:r>
          <w:rPr>
            <w:rFonts w:ascii="Cambria Math" w:hAnsi="Cambria Math"/>
            <w:color w:val="000000" w:themeColor="text1"/>
            <w:sz w:val="28"/>
            <w:szCs w:val="28"/>
          </w:rPr>
          <m:t>]</m:t>
        </m:r>
      </m:oMath>
      <w:r w:rsidRPr="004B4242">
        <w:rPr>
          <w:rFonts w:hint="eastAsia"/>
          <w:color w:val="000000" w:themeColor="text1"/>
          <w:sz w:val="28"/>
          <w:szCs w:val="28"/>
        </w:rPr>
        <w:t>，</w:t>
      </w:r>
      <w:r w:rsidRPr="004B4242">
        <w:rPr>
          <w:rFonts w:ascii="宋体" w:hAnsi="宋体" w:cs="宋体" w:hint="eastAsia"/>
          <w:color w:val="000000" w:themeColor="text1"/>
          <w:sz w:val="28"/>
          <w:szCs w:val="28"/>
        </w:rPr>
        <w:t>其中“</w:t>
      </w:r>
      <m:oMath>
        <m:r>
          <w:rPr>
            <w:rFonts w:ascii="Cambria Math" w:hAnsi="Cambria Math"/>
            <w:color w:val="000000" w:themeColor="text1"/>
            <w:sz w:val="28"/>
            <w:szCs w:val="28"/>
          </w:rPr>
          <m:t>∥</m:t>
        </m:r>
      </m:oMath>
      <w:r w:rsidRPr="004B4242">
        <w:rPr>
          <w:rFonts w:ascii="宋体" w:hAnsi="宋体" w:cs="宋体" w:hint="eastAsia"/>
          <w:color w:val="000000" w:themeColor="text1"/>
          <w:sz w:val="28"/>
          <w:szCs w:val="28"/>
        </w:rPr>
        <w:t>”表示向量拼接</w:t>
      </w:r>
      <w:r w:rsidRPr="004B4242">
        <w:rPr>
          <w:color w:val="000000" w:themeColor="text1"/>
          <w:sz w:val="28"/>
          <w:szCs w:val="28"/>
        </w:rPr>
        <w:t>，</w:t>
      </w:r>
      <w:r w:rsidRPr="004B4242">
        <w:rPr>
          <w:color w:val="000000" w:themeColor="text1"/>
          <w:sz w:val="28"/>
          <w:szCs w:val="28"/>
        </w:rPr>
        <w:t>S</w:t>
      </w:r>
      <w:r w:rsidRPr="004B4242">
        <w:rPr>
          <w:rFonts w:ascii="宋体" w:hAnsi="宋体" w:cs="宋体" w:hint="eastAsia"/>
          <w:color w:val="000000" w:themeColor="text1"/>
          <w:sz w:val="28"/>
          <w:szCs w:val="28"/>
        </w:rPr>
        <w:t>表示拼接后得到的全局上下文向量。</w:t>
      </w:r>
    </w:p>
    <w:p w14:paraId="4BD133CF" w14:textId="5997D35A" w:rsidR="00C81A08" w:rsidRPr="004B4242" w:rsidRDefault="00C81A08" w:rsidP="009B2C22">
      <w:pPr>
        <w:ind w:firstLine="576"/>
        <w:rPr>
          <w:rFonts w:ascii="宋体" w:hAnsi="宋体" w:cs="宋体"/>
          <w:color w:val="000000" w:themeColor="text1"/>
          <w:sz w:val="28"/>
          <w:szCs w:val="28"/>
        </w:rPr>
      </w:pPr>
      <w:r w:rsidRPr="004B4242">
        <w:rPr>
          <w:rFonts w:ascii="宋体" w:hAnsi="宋体" w:cs="宋体" w:hint="eastAsia"/>
          <w:color w:val="000000" w:themeColor="text1"/>
          <w:sz w:val="28"/>
          <w:szCs w:val="28"/>
        </w:rPr>
        <w:t>门控网络计算方式如下：</w:t>
      </w:r>
    </w:p>
    <w:p w14:paraId="3AB40873" w14:textId="49C81767" w:rsidR="00C81A08" w:rsidRPr="004B4242" w:rsidRDefault="00C81A08" w:rsidP="009B2C22">
      <w:pPr>
        <w:pStyle w:val="af4"/>
        <w:ind w:firstLineChars="200" w:firstLine="560"/>
        <w:jc w:val="center"/>
        <w:rPr>
          <w:rFonts w:ascii="宋体" w:hAnsi="宋体" w:cs="宋体"/>
          <w:color w:val="000000" w:themeColor="text1"/>
          <w:sz w:val="28"/>
          <w:szCs w:val="28"/>
        </w:rPr>
      </w:pPr>
      <m:oMath>
        <m:r>
          <w:rPr>
            <w:rFonts w:ascii="Cambria Math" w:hAnsi="Cambria Math"/>
            <w:color w:val="000000" w:themeColor="text1"/>
            <w:sz w:val="28"/>
            <w:szCs w:val="28"/>
          </w:rPr>
          <m:t>α=Softmax(</m:t>
        </m:r>
        <w:bookmarkStart w:id="32" w:name="OLE_LINK12"/>
        <m:r>
          <w:rPr>
            <w:rFonts w:ascii="Cambria Math" w:hAnsi="Cambria Math"/>
            <w:color w:val="000000" w:themeColor="text1"/>
            <w:sz w:val="28"/>
            <w:szCs w:val="28"/>
          </w:rPr>
          <m:t>Wgate⋅ReLU(LN(WS)</m:t>
        </m:r>
        <w:bookmarkEnd w:id="32"/>
        <m:r>
          <w:rPr>
            <w:rFonts w:ascii="Cambria Math" w:hAnsi="Cambria Math"/>
            <w:color w:val="000000" w:themeColor="text1"/>
            <w:sz w:val="28"/>
            <w:szCs w:val="28"/>
          </w:rPr>
          <m:t>))</m:t>
        </m:r>
      </m:oMath>
      <w:r w:rsidR="00E807CD" w:rsidRPr="004B4242">
        <w:rPr>
          <w:rFonts w:ascii="宋体" w:hAnsi="宋体" w:cs="宋体" w:hint="eastAsia"/>
          <w:color w:val="000000" w:themeColor="text1"/>
          <w:sz w:val="28"/>
          <w:szCs w:val="28"/>
        </w:rPr>
        <w:t>；</w:t>
      </w:r>
    </w:p>
    <w:p w14:paraId="0CEEB70F" w14:textId="1A40A834" w:rsidR="00C81A08" w:rsidRPr="004B4242" w:rsidRDefault="00C81A08" w:rsidP="009B2C22">
      <w:pPr>
        <w:ind w:firstLine="576"/>
        <w:rPr>
          <w:color w:val="000000" w:themeColor="text1"/>
          <w:sz w:val="28"/>
          <w:szCs w:val="28"/>
        </w:rPr>
      </w:pPr>
      <w:r w:rsidRPr="004B4242">
        <w:rPr>
          <w:rFonts w:ascii="宋体" w:hAnsi="宋体" w:cs="宋体" w:hint="eastAsia"/>
          <w:color w:val="000000" w:themeColor="text1"/>
          <w:sz w:val="28"/>
          <w:szCs w:val="28"/>
        </w:rPr>
        <w:t>其中，</w:t>
      </w:r>
      <m:oMath>
        <m:r>
          <w:rPr>
            <w:rFonts w:ascii="Cambria Math" w:hAnsi="Cambria Math" w:cs="宋体"/>
            <w:color w:val="000000" w:themeColor="text1"/>
            <w:sz w:val="28"/>
            <w:szCs w:val="28"/>
          </w:rPr>
          <m:t>W</m:t>
        </m:r>
      </m:oMath>
      <w:r w:rsidRPr="004B4242">
        <w:rPr>
          <w:rFonts w:hAnsi="Cambria Math" w:cs="宋体" w:hint="eastAsia"/>
          <w:color w:val="000000" w:themeColor="text1"/>
          <w:sz w:val="28"/>
          <w:szCs w:val="28"/>
        </w:rPr>
        <w:t>为上下文变换矩阵，</w:t>
      </w:r>
      <m:oMath>
        <m:r>
          <w:rPr>
            <w:rFonts w:ascii="Cambria Math" w:hAnsi="Cambria Math"/>
            <w:color w:val="000000" w:themeColor="text1"/>
            <w:sz w:val="28"/>
            <w:szCs w:val="28"/>
          </w:rPr>
          <m:t>LN(⋅)</m:t>
        </m:r>
      </m:oMath>
      <w:r w:rsidRPr="004B4242">
        <w:rPr>
          <w:rFonts w:hAnsi="Cambria Math" w:hint="eastAsia"/>
          <w:color w:val="000000" w:themeColor="text1"/>
          <w:sz w:val="28"/>
          <w:szCs w:val="28"/>
        </w:rPr>
        <w:t>用于稳定不同模态特征的数值尺度，</w:t>
      </w:r>
      <m:oMath>
        <m:r>
          <w:rPr>
            <w:rFonts w:ascii="Cambria Math" w:hAnsi="Cambria Math"/>
            <w:color w:val="000000" w:themeColor="text1"/>
            <w:sz w:val="28"/>
            <w:szCs w:val="28"/>
          </w:rPr>
          <m:t>ReLU(⋅)</m:t>
        </m:r>
      </m:oMath>
      <w:r w:rsidRPr="004B4242">
        <w:rPr>
          <w:rFonts w:hAnsi="Cambria Math"/>
          <w:color w:val="000000" w:themeColor="text1"/>
          <w:sz w:val="28"/>
          <w:szCs w:val="28"/>
        </w:rPr>
        <w:t>为激活函数</w:t>
      </w:r>
      <w:r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gate</m:t>
            </m:r>
          </m:sub>
        </m:sSub>
      </m:oMath>
      <w:r w:rsidRPr="004B4242">
        <w:rPr>
          <w:rFonts w:hAnsi="Cambria Math" w:hint="eastAsia"/>
          <w:color w:val="000000" w:themeColor="text1"/>
          <w:sz w:val="28"/>
          <w:szCs w:val="28"/>
        </w:rPr>
        <w:t>为输出门控得分的矩阵（</w:t>
      </w:r>
      <w:r w:rsidRPr="004B4242">
        <w:rPr>
          <w:rFonts w:hAnsi="Cambria Math" w:hint="eastAsia"/>
          <w:color w:val="000000" w:themeColor="text1"/>
          <w:sz w:val="28"/>
          <w:szCs w:val="28"/>
        </w:rPr>
        <w:t>W</w:t>
      </w:r>
      <w:r w:rsidRPr="004B4242">
        <w:rPr>
          <w:rFonts w:hAnsi="Cambria Math" w:hint="eastAsia"/>
          <w:color w:val="000000" w:themeColor="text1"/>
          <w:sz w:val="28"/>
          <w:szCs w:val="28"/>
        </w:rPr>
        <w:t>和</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gate</m:t>
            </m:r>
          </m:sub>
        </m:sSub>
      </m:oMath>
      <w:r w:rsidRPr="004B4242">
        <w:rPr>
          <w:rFonts w:hAnsi="Cambria Math" w:hint="eastAsia"/>
          <w:color w:val="000000" w:themeColor="text1"/>
          <w:sz w:val="28"/>
          <w:szCs w:val="28"/>
        </w:rPr>
        <w:t>均为可学习的参数）；</w:t>
      </w:r>
      <m:oMath>
        <m:r>
          <w:rPr>
            <w:rFonts w:ascii="Cambria Math" w:hAnsi="Cambria Math"/>
            <w:color w:val="000000" w:themeColor="text1"/>
            <w:sz w:val="28"/>
            <w:szCs w:val="28"/>
          </w:rPr>
          <m:t>Softmax(⋅)</m:t>
        </m:r>
      </m:oMath>
      <w:r w:rsidRPr="004B4242">
        <w:rPr>
          <w:rFonts w:hAnsi="Cambria Math" w:hint="eastAsia"/>
          <w:color w:val="000000" w:themeColor="text1"/>
          <w:sz w:val="28"/>
          <w:szCs w:val="28"/>
        </w:rPr>
        <w:t>将权重解释为各模态对当前样本—标签匹配判别的相对贡献度；</w:t>
      </w:r>
      <m:oMath>
        <m:r>
          <m:rPr>
            <m:nor/>
          </m:rPr>
          <w:rPr>
            <w:rFonts w:ascii="Cambria Math" w:hAnsi="Cambria Math"/>
            <w:i/>
            <w:color w:val="000000" w:themeColor="text1"/>
            <w:sz w:val="28"/>
            <w:szCs w:val="28"/>
          </w:rPr>
          <m:t>α ∈</m:t>
        </m:r>
        <m:sSup>
          <m:sSupPr>
            <m:ctrlPr>
              <w:rPr>
                <w:rFonts w:ascii="Cambria Math" w:hAnsi="Cambria Math"/>
                <w:iCs/>
                <w:color w:val="000000" w:themeColor="text1"/>
                <w:sz w:val="28"/>
                <w:szCs w:val="28"/>
              </w:rPr>
            </m:ctrlPr>
          </m:sSupPr>
          <m:e>
            <m:r>
              <m:rPr>
                <m:nor/>
              </m:rPr>
              <w:rPr>
                <w:rFonts w:ascii="Cambria Math" w:eastAsia="MS Mincho" w:hAnsi="Cambria Math" w:cs="MS Mincho"/>
                <w:iCs/>
                <w:color w:val="000000" w:themeColor="text1"/>
                <w:sz w:val="28"/>
                <w:szCs w:val="28"/>
              </w:rPr>
              <m:t xml:space="preserve"> R</m:t>
            </m:r>
          </m:e>
          <m:sup>
            <m:r>
              <m:rPr>
                <m:nor/>
              </m:rPr>
              <w:rPr>
                <w:rFonts w:ascii="Cambria Math" w:hAnsi="Cambria Math"/>
                <w:iCs/>
                <w:color w:val="000000" w:themeColor="text1"/>
                <w:sz w:val="28"/>
                <w:szCs w:val="28"/>
              </w:rPr>
              <m:t>3</m:t>
            </m:r>
          </m:sup>
        </m:sSup>
      </m:oMath>
      <w:ins w:id="33" w:author="admin" w:date="2026-01-26T10:18:00Z">
        <w:r w:rsidR="00CC0E12" w:rsidRPr="00CC0E12">
          <w:rPr>
            <w:rFonts w:hAnsi="Cambria Math" w:hint="eastAsia"/>
            <w:iCs/>
            <w:color w:val="000000" w:themeColor="text1"/>
            <w:sz w:val="28"/>
            <w:szCs w:val="28"/>
          </w:rPr>
          <w:t>（</w:t>
        </w:r>
      </w:ins>
      <w:ins w:id="34" w:author="admin" w:date="2026-01-26T10:30:00Z">
        <w:r w:rsidR="00913C86">
          <w:rPr>
            <w:rFonts w:hAnsi="Cambria Math" w:hint="eastAsia"/>
            <w:iCs/>
            <w:color w:val="000000" w:themeColor="text1"/>
            <w:sz w:val="28"/>
            <w:szCs w:val="28"/>
          </w:rPr>
          <w:t>R</w:t>
        </w:r>
      </w:ins>
      <w:ins w:id="35" w:author="admin" w:date="2026-01-26T10:31:00Z">
        <w:r w:rsidR="00913C86">
          <w:rPr>
            <w:rFonts w:hAnsi="Cambria Math" w:hint="eastAsia"/>
            <w:iCs/>
            <w:color w:val="000000" w:themeColor="text1"/>
            <w:sz w:val="28"/>
            <w:szCs w:val="28"/>
          </w:rPr>
          <w:t>表示实数向量，则</w:t>
        </w:r>
        <w:r w:rsidR="00913C86" w:rsidRPr="00913C86">
          <w:rPr>
            <w:i/>
            <w:color w:val="000000" w:themeColor="text1"/>
            <w:sz w:val="28"/>
            <w:szCs w:val="28"/>
          </w:rPr>
          <w:t>α</w:t>
        </w:r>
        <w:r w:rsidR="00913C86">
          <w:rPr>
            <w:rFonts w:ascii="宋体" w:hAnsi="宋体" w:hint="eastAsia"/>
            <w:iCs/>
            <w:color w:val="000000" w:themeColor="text1"/>
            <w:sz w:val="28"/>
            <w:szCs w:val="28"/>
          </w:rPr>
          <w:t>是一个三维的实数</w:t>
        </w:r>
      </w:ins>
      <w:ins w:id="36" w:author="admin" w:date="2026-01-26T10:38:00Z">
        <w:r w:rsidR="00BE7E33">
          <w:rPr>
            <w:rFonts w:ascii="宋体" w:hAnsi="宋体" w:hint="eastAsia"/>
            <w:iCs/>
            <w:color w:val="000000" w:themeColor="text1"/>
            <w:sz w:val="28"/>
            <w:szCs w:val="28"/>
          </w:rPr>
          <w:t>向</w:t>
        </w:r>
      </w:ins>
      <w:ins w:id="37" w:author="admin" w:date="2026-01-26T10:31:00Z">
        <w:r w:rsidR="00913C86">
          <w:rPr>
            <w:rFonts w:ascii="宋体" w:hAnsi="宋体" w:hint="eastAsia"/>
            <w:iCs/>
            <w:color w:val="000000" w:themeColor="text1"/>
            <w:sz w:val="28"/>
            <w:szCs w:val="28"/>
          </w:rPr>
          <w:t>量</w:t>
        </w:r>
      </w:ins>
      <w:ins w:id="38" w:author="admin" w:date="2026-01-26T10:18:00Z">
        <w:r w:rsidR="00CC0E12" w:rsidRPr="00CC0E12">
          <w:rPr>
            <w:rFonts w:hAnsi="Cambria Math" w:hint="eastAsia"/>
            <w:iCs/>
            <w:color w:val="000000" w:themeColor="text1"/>
            <w:sz w:val="28"/>
            <w:szCs w:val="28"/>
          </w:rPr>
          <w:t>）</w:t>
        </w:r>
      </w:ins>
      <w:r w:rsidRPr="004B4242">
        <w:rPr>
          <w:rFonts w:hAnsi="Cambria Math"/>
          <w:color w:val="000000" w:themeColor="text1"/>
          <w:sz w:val="28"/>
          <w:szCs w:val="28"/>
        </w:rPr>
        <w:t>为三种模态的权重向量</w:t>
      </w:r>
      <w:r w:rsidR="00215848" w:rsidRPr="004B4242">
        <w:rPr>
          <w:rFonts w:hAnsi="Cambria Math" w:hint="eastAsia"/>
          <w:color w:val="000000" w:themeColor="text1"/>
          <w:sz w:val="28"/>
          <w:szCs w:val="28"/>
        </w:rPr>
        <w:t>，</w:t>
      </w:r>
      <w:r w:rsidR="00215848" w:rsidRPr="004B4242">
        <w:rPr>
          <w:noProof/>
          <w:color w:val="000000" w:themeColor="text1"/>
        </w:rPr>
        <w:lastRenderedPageBreak/>
        <w:drawing>
          <wp:inline distT="0" distB="0" distL="0" distR="0" wp14:anchorId="0B9196F3" wp14:editId="52869B6C">
            <wp:extent cx="875685" cy="882747"/>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86949" cy="894102"/>
                    </a:xfrm>
                    <a:prstGeom prst="rect">
                      <a:avLst/>
                    </a:prstGeom>
                  </pic:spPr>
                </pic:pic>
              </a:graphicData>
            </a:graphic>
          </wp:inline>
        </w:drawing>
      </w:r>
      <w:r w:rsidR="00215848" w:rsidRPr="004B4242">
        <w:rPr>
          <w:rFonts w:hAnsi="Cambria Math" w:hint="eastAsia"/>
          <w:color w:val="000000" w:themeColor="text1"/>
          <w:sz w:val="28"/>
          <w:szCs w:val="28"/>
        </w:rPr>
        <w:t>，</w:t>
      </w:r>
      <w:r w:rsidR="00F4044E" w:rsidRPr="004B4242">
        <w:rPr>
          <w:rFonts w:hAnsi="Cambria Math" w:hint="eastAsia"/>
          <w:iCs/>
          <w:color w:val="000000" w:themeColor="text1"/>
          <w:sz w:val="28"/>
          <w:szCs w:val="28"/>
        </w:rPr>
        <w:t>即</w:t>
      </w:r>
      <m:oMath>
        <m:r>
          <m:rPr>
            <m:nor/>
          </m:rPr>
          <w:rPr>
            <w:rFonts w:ascii="Cambria Math" w:hAnsi="Cambria Math"/>
            <w:i/>
            <w:color w:val="000000" w:themeColor="text1"/>
            <w:sz w:val="28"/>
            <w:szCs w:val="28"/>
          </w:rPr>
          <m:t>α</m:t>
        </m:r>
      </m:oMath>
      <w:r w:rsidR="00F4044E" w:rsidRPr="004B4242">
        <w:rPr>
          <w:rFonts w:hAnsi="Cambria Math" w:hint="eastAsia"/>
          <w:color w:val="000000" w:themeColor="text1"/>
          <w:sz w:val="28"/>
          <w:szCs w:val="28"/>
        </w:rPr>
        <w:t>为三维的权重向量，每个维度表示一个模</w:t>
      </w:r>
      <w:r w:rsidR="00E807CD" w:rsidRPr="004B4242">
        <w:rPr>
          <w:rFonts w:hAnsi="Cambria Math" w:hint="eastAsia"/>
          <w:color w:val="000000" w:themeColor="text1"/>
          <w:sz w:val="28"/>
          <w:szCs w:val="28"/>
        </w:rPr>
        <w:t>态</w:t>
      </w:r>
      <w:r w:rsidR="00F4044E" w:rsidRPr="004B4242">
        <w:rPr>
          <w:rFonts w:hAnsi="Cambria Math" w:hint="eastAsia"/>
          <w:color w:val="000000" w:themeColor="text1"/>
          <w:sz w:val="28"/>
          <w:szCs w:val="28"/>
        </w:rPr>
        <w:t>，其中，第一个维度</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α</m:t>
            </m:r>
          </m:e>
          <m:sub>
            <m:r>
              <w:rPr>
                <w:rFonts w:ascii="Cambria Math" w:hAnsi="Cambria Math"/>
                <w:color w:val="000000" w:themeColor="text1"/>
                <w:sz w:val="28"/>
                <w:szCs w:val="28"/>
              </w:rPr>
              <m:t>1</m:t>
            </m:r>
          </m:sub>
        </m:sSub>
      </m:oMath>
      <w:r w:rsidR="00F4044E" w:rsidRPr="004B4242">
        <w:rPr>
          <w:rFonts w:hAnsi="Cambria Math" w:hint="eastAsia"/>
          <w:iCs/>
          <w:color w:val="000000" w:themeColor="text1"/>
          <w:sz w:val="28"/>
          <w:szCs w:val="28"/>
        </w:rPr>
        <w:t>对应</w:t>
      </w:r>
      <w:r w:rsidR="00ED6ABC" w:rsidRPr="004B4242">
        <w:rPr>
          <w:rFonts w:hAnsi="Cambria Math" w:hint="eastAsia"/>
          <w:iCs/>
          <w:color w:val="000000" w:themeColor="text1"/>
          <w:sz w:val="28"/>
          <w:szCs w:val="28"/>
        </w:rPr>
        <w:t>结构域</w:t>
      </w:r>
      <w:r w:rsidR="00F4044E" w:rsidRPr="004B4242">
        <w:rPr>
          <w:rFonts w:hAnsi="Cambria Math" w:hint="eastAsia"/>
          <w:iCs/>
          <w:color w:val="000000" w:themeColor="text1"/>
          <w:sz w:val="28"/>
          <w:szCs w:val="28"/>
        </w:rPr>
        <w:t>模态，第二个维度</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α</m:t>
            </m:r>
          </m:e>
          <m:sub>
            <m:r>
              <w:rPr>
                <w:rFonts w:ascii="Cambria Math" w:hAnsi="Cambria Math"/>
                <w:color w:val="000000" w:themeColor="text1"/>
                <w:sz w:val="28"/>
                <w:szCs w:val="28"/>
              </w:rPr>
              <m:t>2</m:t>
            </m:r>
          </m:sub>
        </m:sSub>
      </m:oMath>
      <w:r w:rsidR="00F4044E" w:rsidRPr="004B4242">
        <w:rPr>
          <w:rFonts w:hint="eastAsia"/>
          <w:color w:val="000000" w:themeColor="text1"/>
          <w:sz w:val="28"/>
          <w:szCs w:val="28"/>
        </w:rPr>
        <w:t>对应</w:t>
      </w:r>
      <w:r w:rsidR="00ED6ABC" w:rsidRPr="004B4242">
        <w:rPr>
          <w:rFonts w:hint="eastAsia"/>
          <w:color w:val="000000" w:themeColor="text1"/>
          <w:sz w:val="28"/>
          <w:szCs w:val="28"/>
        </w:rPr>
        <w:t>序列</w:t>
      </w:r>
      <w:r w:rsidR="00F4044E" w:rsidRPr="004B4242">
        <w:rPr>
          <w:rFonts w:hint="eastAsia"/>
          <w:color w:val="000000" w:themeColor="text1"/>
          <w:sz w:val="28"/>
          <w:szCs w:val="28"/>
        </w:rPr>
        <w:t>模态，对三个维度</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α</m:t>
            </m:r>
          </m:e>
          <m:sub>
            <m:r>
              <w:rPr>
                <w:rFonts w:ascii="Cambria Math" w:hAnsi="Cambria Math"/>
                <w:color w:val="000000" w:themeColor="text1"/>
                <w:sz w:val="28"/>
                <w:szCs w:val="28"/>
              </w:rPr>
              <m:t>3</m:t>
            </m:r>
          </m:sub>
        </m:sSub>
      </m:oMath>
      <w:r w:rsidR="00F4044E" w:rsidRPr="004B4242">
        <w:rPr>
          <w:rFonts w:hint="eastAsia"/>
          <w:iCs/>
          <w:color w:val="000000" w:themeColor="text1"/>
          <w:sz w:val="28"/>
          <w:szCs w:val="28"/>
        </w:rPr>
        <w:t>对应</w:t>
      </w:r>
      <w:r w:rsidR="00F4044E" w:rsidRPr="004B4242">
        <w:rPr>
          <w:rFonts w:hint="eastAsia"/>
          <w:iCs/>
          <w:color w:val="000000" w:themeColor="text1"/>
          <w:sz w:val="28"/>
          <w:szCs w:val="28"/>
        </w:rPr>
        <w:t>GO</w:t>
      </w:r>
      <w:r w:rsidR="00F4044E" w:rsidRPr="004B4242">
        <w:rPr>
          <w:rFonts w:hint="eastAsia"/>
          <w:iCs/>
          <w:color w:val="000000" w:themeColor="text1"/>
          <w:sz w:val="28"/>
          <w:szCs w:val="28"/>
        </w:rPr>
        <w:t>功能</w:t>
      </w:r>
      <w:r w:rsidR="00ED6ABC" w:rsidRPr="004B4242">
        <w:rPr>
          <w:rFonts w:hint="eastAsia"/>
          <w:color w:val="000000" w:themeColor="text1"/>
          <w:sz w:val="28"/>
          <w:szCs w:val="28"/>
        </w:rPr>
        <w:t>标签</w:t>
      </w:r>
      <w:r w:rsidR="00F4044E" w:rsidRPr="004B4242">
        <w:rPr>
          <w:rFonts w:hint="eastAsia"/>
          <w:iCs/>
          <w:color w:val="000000" w:themeColor="text1"/>
          <w:sz w:val="28"/>
          <w:szCs w:val="28"/>
        </w:rPr>
        <w:t>模态。</w:t>
      </w:r>
    </w:p>
    <w:p w14:paraId="29CF7E8E" w14:textId="2AE318FF" w:rsidR="00C81A08" w:rsidRPr="004B4242" w:rsidRDefault="00C81A08" w:rsidP="001E3E26">
      <w:pPr>
        <w:ind w:firstLine="576"/>
        <w:rPr>
          <w:color w:val="000000" w:themeColor="text1"/>
          <w:sz w:val="28"/>
          <w:szCs w:val="28"/>
        </w:rPr>
      </w:pPr>
      <w:r w:rsidRPr="004B4242">
        <w:rPr>
          <w:color w:val="000000" w:themeColor="text1"/>
          <w:sz w:val="28"/>
          <w:szCs w:val="28"/>
        </w:rPr>
        <w:t>在</w:t>
      </w:r>
      <w:r w:rsidR="00A96D3F" w:rsidRPr="004B4242">
        <w:rPr>
          <w:rFonts w:hint="eastAsia"/>
          <w:color w:val="000000" w:themeColor="text1"/>
          <w:sz w:val="28"/>
          <w:szCs w:val="28"/>
        </w:rPr>
        <w:t>共享</w:t>
      </w:r>
      <w:r w:rsidRPr="004B4242">
        <w:rPr>
          <w:color w:val="000000" w:themeColor="text1"/>
          <w:sz w:val="28"/>
          <w:szCs w:val="28"/>
        </w:rPr>
        <w:t>多层感知机</w:t>
      </w:r>
      <w:r w:rsidRPr="004B4242">
        <w:rPr>
          <w:rFonts w:hint="eastAsia"/>
          <w:color w:val="000000" w:themeColor="text1"/>
          <w:sz w:val="28"/>
          <w:szCs w:val="28"/>
        </w:rPr>
        <w:t>网络</w:t>
      </w:r>
      <w:r w:rsidRPr="004B4242">
        <w:rPr>
          <w:color w:val="000000" w:themeColor="text1"/>
          <w:sz w:val="28"/>
          <w:szCs w:val="28"/>
        </w:rPr>
        <w:t>中，</w:t>
      </w:r>
      <w:r w:rsidRPr="004B4242">
        <w:rPr>
          <w:rFonts w:hint="eastAsia"/>
          <w:color w:val="000000" w:themeColor="text1"/>
          <w:sz w:val="28"/>
          <w:szCs w:val="28"/>
        </w:rPr>
        <w:t>随机置零处理后的</w:t>
      </w:r>
      <w:r w:rsidRPr="004B4242">
        <w:rPr>
          <w:color w:val="000000" w:themeColor="text1"/>
          <w:sz w:val="28"/>
          <w:szCs w:val="28"/>
        </w:rPr>
        <w:t>序列模态统一空间特征向量、</w:t>
      </w:r>
      <w:r w:rsidRPr="004B4242">
        <w:rPr>
          <w:rFonts w:hint="eastAsia"/>
          <w:color w:val="000000" w:themeColor="text1"/>
          <w:sz w:val="28"/>
          <w:szCs w:val="28"/>
        </w:rPr>
        <w:t>随机置零处理后的</w:t>
      </w:r>
      <w:r w:rsidRPr="004B4242">
        <w:rPr>
          <w:color w:val="000000" w:themeColor="text1"/>
          <w:sz w:val="28"/>
          <w:szCs w:val="28"/>
        </w:rPr>
        <w:t>结构域模态统一空间特征向量和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统一空间特征向量进行</w:t>
      </w:r>
      <w:r w:rsidR="00A96D3F" w:rsidRPr="004B4242">
        <w:rPr>
          <w:rFonts w:hint="eastAsia"/>
          <w:color w:val="000000" w:themeColor="text1"/>
          <w:sz w:val="28"/>
          <w:szCs w:val="28"/>
        </w:rPr>
        <w:t>非</w:t>
      </w:r>
      <w:r w:rsidRPr="004B4242">
        <w:rPr>
          <w:color w:val="000000" w:themeColor="text1"/>
          <w:sz w:val="28"/>
          <w:szCs w:val="28"/>
        </w:rPr>
        <w:t>线性特征变换操作，得到转换后向量</w:t>
      </w:r>
      <w:r w:rsidR="00BD7FBD" w:rsidRPr="004B4242">
        <w:rPr>
          <w:rFonts w:hint="eastAsia"/>
          <w:color w:val="000000" w:themeColor="text1"/>
          <w:sz w:val="28"/>
          <w:szCs w:val="28"/>
        </w:rPr>
        <w:t>即</w:t>
      </w:r>
      <m:oMath>
        <m:r>
          <m:rPr>
            <m:sty m:val="p"/>
          </m:rPr>
          <w:rPr>
            <w:rFonts w:ascii="Cambria Math" w:hAnsi="Cambria Math"/>
            <w:color w:val="000000" w:themeColor="text1"/>
            <w:sz w:val="28"/>
            <w:szCs w:val="28"/>
          </w:rPr>
          <m:t>ϕ</m:t>
        </m:r>
        <m:d>
          <m:dPr>
            <m:ctrlPr>
              <w:rPr>
                <w:rFonts w:ascii="Cambria Math" w:hAnsi="Cambria Math"/>
                <w:i/>
                <w:color w:val="000000" w:themeColor="text1"/>
                <w:sz w:val="28"/>
                <w:szCs w:val="28"/>
              </w:rPr>
            </m:ctrlPr>
          </m:dPr>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k</m:t>
                </m:r>
              </m:sub>
            </m:sSub>
          </m:e>
        </m:d>
      </m:oMath>
      <w:r w:rsidR="004E4D18" w:rsidRPr="004B4242">
        <w:rPr>
          <w:rFonts w:hint="eastAsia"/>
          <w:color w:val="000000" w:themeColor="text1"/>
          <w:sz w:val="28"/>
          <w:szCs w:val="28"/>
        </w:rPr>
        <w:t>=</w:t>
      </w:r>
      <m:oMath>
        <m:r>
          <w:rPr>
            <w:rFonts w:ascii="Cambria Math" w:hAnsi="Cambria Math"/>
            <w:color w:val="000000" w:themeColor="text1"/>
            <w:sz w:val="28"/>
            <w:szCs w:val="28"/>
          </w:rPr>
          <m:t>W’ReLU’(LN’(W’</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k</m:t>
            </m:r>
          </m:sub>
        </m:sSub>
        <m:r>
          <w:rPr>
            <w:rFonts w:ascii="Cambria Math" w:hAnsi="Cambria Math"/>
            <w:color w:val="000000" w:themeColor="text1"/>
            <w:sz w:val="28"/>
            <w:szCs w:val="28"/>
          </w:rPr>
          <m:t>)</m:t>
        </m:r>
      </m:oMath>
      <w:r w:rsidR="00ED6ABC" w:rsidRPr="004B4242">
        <w:rPr>
          <w:rFonts w:hint="eastAsia"/>
          <w:color w:val="000000" w:themeColor="text1"/>
          <w:sz w:val="28"/>
          <w:szCs w:val="28"/>
        </w:rPr>
        <w:t>，其中，</w:t>
      </w:r>
      <m:oMath>
        <m:r>
          <m:rPr>
            <m:sty m:val="p"/>
          </m:rPr>
          <w:rPr>
            <w:rFonts w:ascii="Cambria Math" w:hAnsi="Cambria Math"/>
            <w:color w:val="000000" w:themeColor="text1"/>
            <w:sz w:val="28"/>
            <w:szCs w:val="28"/>
          </w:rPr>
          <m:t>ϕ</m:t>
        </m:r>
        <m:r>
          <w:rPr>
            <w:rFonts w:ascii="Cambria Math" w:hAnsi="Cambria Math"/>
            <w:color w:val="000000" w:themeColor="text1"/>
            <w:sz w:val="28"/>
            <w:szCs w:val="28"/>
          </w:rPr>
          <m:t>(</m:t>
        </m:r>
        <m:r>
          <m:rPr>
            <m:sty m:val="p"/>
          </m:rPr>
          <w:rPr>
            <w:rFonts w:ascii="Cambria Math" w:hAnsi="Cambria Math"/>
            <w:color w:val="000000" w:themeColor="text1"/>
            <w:sz w:val="28"/>
            <w:szCs w:val="28"/>
          </w:rPr>
          <m:t>·</m:t>
        </m:r>
        <m:r>
          <w:rPr>
            <w:rFonts w:ascii="Cambria Math" w:hAnsi="Cambria Math"/>
            <w:color w:val="000000" w:themeColor="text1"/>
            <w:sz w:val="28"/>
            <w:szCs w:val="28"/>
          </w:rPr>
          <m:t>)</m:t>
        </m:r>
      </m:oMath>
      <w:r w:rsidR="00ED6ABC" w:rsidRPr="004B4242">
        <w:rPr>
          <w:rFonts w:hAnsi="Cambria Math" w:hint="eastAsia"/>
          <w:color w:val="000000" w:themeColor="text1"/>
          <w:sz w:val="28"/>
          <w:szCs w:val="28"/>
        </w:rPr>
        <w:t>代表</w:t>
      </w:r>
      <w:r w:rsidR="004E4D18" w:rsidRPr="004B4242">
        <w:rPr>
          <w:rFonts w:hAnsi="Cambria Math" w:hint="eastAsia"/>
          <w:color w:val="000000" w:themeColor="text1"/>
          <w:sz w:val="28"/>
          <w:szCs w:val="28"/>
        </w:rPr>
        <w:t>非</w:t>
      </w:r>
      <w:r w:rsidR="00ED6ABC" w:rsidRPr="004B4242">
        <w:rPr>
          <w:rFonts w:hAnsi="Cambria Math" w:hint="eastAsia"/>
          <w:color w:val="000000" w:themeColor="text1"/>
          <w:sz w:val="28"/>
          <w:szCs w:val="28"/>
        </w:rPr>
        <w:t>线性特征变换操作，</w:t>
      </w:r>
      <m:oMath>
        <m:r>
          <m:rPr>
            <m:sty m:val="p"/>
          </m:rPr>
          <w:rPr>
            <w:rFonts w:ascii="Cambria Math" w:hAnsi="Cambria Math"/>
            <w:color w:val="000000" w:themeColor="text1"/>
            <w:sz w:val="28"/>
            <w:szCs w:val="28"/>
          </w:rPr>
          <m:t>k∈{1,2,3}</m:t>
        </m:r>
      </m:oMath>
      <w:r w:rsidR="00ED6ABC" w:rsidRPr="004B4242">
        <w:rPr>
          <w:rFonts w:hAnsi="Cambria Math"/>
          <w:color w:val="000000" w:themeColor="text1"/>
          <w:sz w:val="28"/>
          <w:szCs w:val="28"/>
        </w:rPr>
        <w:t>分别对应</w:t>
      </w:r>
      <w:r w:rsidR="00ED6ABC" w:rsidRPr="004B4242">
        <w:rPr>
          <w:rFonts w:hAnsi="Cambria Math" w:hint="eastAsia"/>
          <w:color w:val="000000" w:themeColor="text1"/>
          <w:sz w:val="28"/>
          <w:szCs w:val="28"/>
        </w:rPr>
        <w:t>结构域</w:t>
      </w:r>
      <w:r w:rsidR="00ED6ABC" w:rsidRPr="004B4242">
        <w:rPr>
          <w:rFonts w:hAnsi="Cambria Math"/>
          <w:color w:val="000000" w:themeColor="text1"/>
          <w:sz w:val="28"/>
          <w:szCs w:val="28"/>
        </w:rPr>
        <w:t>模态</w:t>
      </w:r>
      <w:r w:rsidR="00ED6ABC" w:rsidRPr="004B4242">
        <w:rPr>
          <w:rFonts w:hAnsi="Cambria Math" w:hint="eastAsia"/>
          <w:color w:val="000000" w:themeColor="text1"/>
          <w:sz w:val="28"/>
          <w:szCs w:val="28"/>
        </w:rPr>
        <w:t>、序列</w:t>
      </w:r>
      <w:r w:rsidR="00ED6ABC" w:rsidRPr="004B4242">
        <w:rPr>
          <w:rFonts w:hAnsi="Cambria Math"/>
          <w:color w:val="000000" w:themeColor="text1"/>
          <w:sz w:val="28"/>
          <w:szCs w:val="28"/>
        </w:rPr>
        <w:t>模态与</w:t>
      </w:r>
      <w:r w:rsidR="00ED6ABC" w:rsidRPr="004B4242">
        <w:rPr>
          <w:rFonts w:hAnsi="Cambria Math" w:hint="eastAsia"/>
          <w:color w:val="000000" w:themeColor="text1"/>
          <w:sz w:val="28"/>
          <w:szCs w:val="28"/>
        </w:rPr>
        <w:t>GO</w:t>
      </w:r>
      <w:r w:rsidR="00ED6ABC" w:rsidRPr="004B4242">
        <w:rPr>
          <w:rFonts w:hAnsi="Cambria Math" w:hint="eastAsia"/>
          <w:color w:val="000000" w:themeColor="text1"/>
          <w:sz w:val="28"/>
          <w:szCs w:val="28"/>
        </w:rPr>
        <w:t>功能</w:t>
      </w:r>
      <w:r w:rsidR="00ED6ABC" w:rsidRPr="004B4242">
        <w:rPr>
          <w:rFonts w:hint="eastAsia"/>
          <w:color w:val="000000" w:themeColor="text1"/>
          <w:sz w:val="28"/>
          <w:szCs w:val="28"/>
        </w:rPr>
        <w:t>标签</w:t>
      </w:r>
      <w:r w:rsidR="00ED6ABC" w:rsidRPr="004B4242">
        <w:rPr>
          <w:rFonts w:hAnsi="Cambria Math"/>
          <w:color w:val="000000" w:themeColor="text1"/>
          <w:sz w:val="28"/>
          <w:szCs w:val="28"/>
        </w:rPr>
        <w:t>模态</w:t>
      </w:r>
      <w:r w:rsidR="00ED6ABC" w:rsidRPr="004B4242">
        <w:rPr>
          <w:rFonts w:hAnsi="Cambria Math" w:hint="eastAsia"/>
          <w:color w:val="000000" w:themeColor="text1"/>
          <w:sz w:val="28"/>
          <w:szCs w:val="28"/>
        </w:rPr>
        <w:t>。具体地，当</w:t>
      </w:r>
      <w:r w:rsidR="00ED6ABC" w:rsidRPr="004B4242">
        <w:rPr>
          <w:rFonts w:hAnsi="Cambria Math" w:hint="eastAsia"/>
          <w:color w:val="000000" w:themeColor="text1"/>
          <w:sz w:val="28"/>
          <w:szCs w:val="28"/>
        </w:rPr>
        <w:t>k</w:t>
      </w:r>
      <w:r w:rsidR="00ED6ABC" w:rsidRPr="004B4242">
        <w:rPr>
          <w:rFonts w:hAnsi="Cambria Math"/>
          <w:color w:val="000000" w:themeColor="text1"/>
          <w:sz w:val="28"/>
          <w:szCs w:val="28"/>
        </w:rPr>
        <w:t>=1</w:t>
      </w:r>
      <w:r w:rsidR="00ED6ABC" w:rsidRPr="004B4242">
        <w:rPr>
          <w:rFonts w:hAnsi="Cambria Math" w:hint="eastAsia"/>
          <w:color w:val="000000" w:themeColor="text1"/>
          <w:sz w:val="28"/>
          <w:szCs w:val="28"/>
        </w:rPr>
        <w:t>时，对应结构域模态，即</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1</m:t>
            </m:r>
          </m:sub>
        </m:sSub>
      </m:oMath>
      <w:r w:rsidR="00ED6ABC"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dom</m:t>
            </m:r>
          </m:sub>
        </m:sSub>
      </m:oMath>
      <w:r w:rsidR="00ED6ABC" w:rsidRPr="004B4242">
        <w:rPr>
          <w:rFonts w:hAnsi="Cambria Math" w:hint="eastAsia"/>
          <w:color w:val="000000" w:themeColor="text1"/>
          <w:sz w:val="28"/>
          <w:szCs w:val="28"/>
        </w:rPr>
        <w:t>；当</w:t>
      </w:r>
      <w:r w:rsidR="00ED6ABC" w:rsidRPr="004B4242">
        <w:rPr>
          <w:rFonts w:hAnsi="Cambria Math" w:hint="eastAsia"/>
          <w:color w:val="000000" w:themeColor="text1"/>
          <w:sz w:val="28"/>
          <w:szCs w:val="28"/>
        </w:rPr>
        <w:t>k</w:t>
      </w:r>
      <w:r w:rsidR="00ED6ABC" w:rsidRPr="004B4242">
        <w:rPr>
          <w:rFonts w:hAnsi="Cambria Math"/>
          <w:color w:val="000000" w:themeColor="text1"/>
          <w:sz w:val="28"/>
          <w:szCs w:val="28"/>
        </w:rPr>
        <w:t>=2</w:t>
      </w:r>
      <w:r w:rsidR="00ED6ABC" w:rsidRPr="004B4242">
        <w:rPr>
          <w:rFonts w:hAnsi="Cambria Math" w:hint="eastAsia"/>
          <w:color w:val="000000" w:themeColor="text1"/>
          <w:sz w:val="28"/>
          <w:szCs w:val="28"/>
        </w:rPr>
        <w:t>时，对应序列模态，即</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2</m:t>
            </m:r>
          </m:sub>
        </m:sSub>
      </m:oMath>
      <w:r w:rsidR="00ED6ABC"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acc>
              <m:accPr>
                <m:ctrlPr>
                  <w:rPr>
                    <w:rFonts w:ascii="Cambria Math" w:hAnsi="Cambria Math"/>
                    <w:color w:val="000000" w:themeColor="text1"/>
                    <w:sz w:val="28"/>
                    <w:szCs w:val="28"/>
                  </w:rPr>
                </m:ctrlPr>
              </m:accPr>
              <m:e>
                <m:r>
                  <w:rPr>
                    <w:rFonts w:ascii="Cambria Math" w:hAnsi="Cambria Math"/>
                    <w:color w:val="000000" w:themeColor="text1"/>
                    <w:sz w:val="28"/>
                    <w:szCs w:val="28"/>
                  </w:rPr>
                  <m:t>h</m:t>
                </m:r>
              </m:e>
            </m:acc>
          </m:e>
          <m:sub>
            <m:r>
              <w:rPr>
                <w:rFonts w:ascii="Cambria Math" w:hAnsi="Cambria Math"/>
                <w:color w:val="000000" w:themeColor="text1"/>
                <w:sz w:val="28"/>
                <w:szCs w:val="28"/>
              </w:rPr>
              <m:t>seq</m:t>
            </m:r>
          </m:sub>
        </m:sSub>
      </m:oMath>
      <w:r w:rsidR="00ED6ABC" w:rsidRPr="004B4242">
        <w:rPr>
          <w:rFonts w:hAnsi="Cambria Math" w:hint="eastAsia"/>
          <w:color w:val="000000" w:themeColor="text1"/>
          <w:sz w:val="28"/>
          <w:szCs w:val="28"/>
        </w:rPr>
        <w:t>；当</w:t>
      </w:r>
      <w:r w:rsidR="00ED6ABC" w:rsidRPr="004B4242">
        <w:rPr>
          <w:rFonts w:hAnsi="Cambria Math" w:hint="eastAsia"/>
          <w:color w:val="000000" w:themeColor="text1"/>
          <w:sz w:val="28"/>
          <w:szCs w:val="28"/>
        </w:rPr>
        <w:t>k</w:t>
      </w:r>
      <w:r w:rsidR="00ED6ABC" w:rsidRPr="004B4242">
        <w:rPr>
          <w:rFonts w:hAnsi="Cambria Math"/>
          <w:color w:val="000000" w:themeColor="text1"/>
          <w:sz w:val="28"/>
          <w:szCs w:val="28"/>
        </w:rPr>
        <w:t>=3</w:t>
      </w:r>
      <w:r w:rsidR="00ED6ABC" w:rsidRPr="004B4242">
        <w:rPr>
          <w:rFonts w:hAnsi="Cambria Math" w:hint="eastAsia"/>
          <w:color w:val="000000" w:themeColor="text1"/>
          <w:sz w:val="28"/>
          <w:szCs w:val="28"/>
        </w:rPr>
        <w:t>时，对应</w:t>
      </w:r>
      <w:r w:rsidR="00ED6ABC" w:rsidRPr="004B4242">
        <w:rPr>
          <w:rFonts w:hAnsi="Cambria Math" w:hint="eastAsia"/>
          <w:color w:val="000000" w:themeColor="text1"/>
          <w:sz w:val="28"/>
          <w:szCs w:val="28"/>
        </w:rPr>
        <w:t>GO</w:t>
      </w:r>
      <w:r w:rsidR="00ED6ABC" w:rsidRPr="004B4242">
        <w:rPr>
          <w:rFonts w:hAnsi="Cambria Math" w:hint="eastAsia"/>
          <w:color w:val="000000" w:themeColor="text1"/>
          <w:sz w:val="28"/>
          <w:szCs w:val="28"/>
        </w:rPr>
        <w:t>功能</w:t>
      </w:r>
      <w:r w:rsidR="00ED6ABC" w:rsidRPr="004B4242">
        <w:rPr>
          <w:rFonts w:hint="eastAsia"/>
          <w:color w:val="000000" w:themeColor="text1"/>
          <w:sz w:val="28"/>
          <w:szCs w:val="28"/>
        </w:rPr>
        <w:t>标签</w:t>
      </w:r>
      <w:r w:rsidR="00ED6ABC" w:rsidRPr="004B4242">
        <w:rPr>
          <w:rFonts w:hAnsi="Cambria Math" w:hint="eastAsia"/>
          <w:color w:val="000000" w:themeColor="text1"/>
          <w:sz w:val="28"/>
          <w:szCs w:val="28"/>
        </w:rPr>
        <w:t>模态，即</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3</m:t>
            </m:r>
          </m:sub>
        </m:sSub>
      </m:oMath>
      <w:r w:rsidR="00ED6ABC"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label</m:t>
            </m:r>
          </m:sub>
        </m:sSub>
      </m:oMath>
      <w:r w:rsidR="00677E44" w:rsidRPr="004B4242">
        <w:rPr>
          <w:rFonts w:hAnsi="Cambria Math" w:hint="eastAsia"/>
          <w:color w:val="000000" w:themeColor="text1"/>
          <w:sz w:val="28"/>
          <w:szCs w:val="28"/>
        </w:rPr>
        <w:t>。</w:t>
      </w:r>
      <m:oMath>
        <m:r>
          <w:rPr>
            <w:rFonts w:ascii="Cambria Math" w:hAnsi="Cambria Math" w:cs="宋体"/>
            <w:color w:val="000000" w:themeColor="text1"/>
            <w:sz w:val="28"/>
            <w:szCs w:val="28"/>
          </w:rPr>
          <m:t>W’</m:t>
        </m:r>
      </m:oMath>
      <w:r w:rsidR="00677E44" w:rsidRPr="004B4242">
        <w:rPr>
          <w:rFonts w:hAnsi="Cambria Math" w:cs="宋体" w:hint="eastAsia"/>
          <w:color w:val="000000" w:themeColor="text1"/>
          <w:sz w:val="28"/>
          <w:szCs w:val="28"/>
        </w:rPr>
        <w:t>为上下文变换矩阵，</w:t>
      </w:r>
      <m:oMath>
        <m:r>
          <w:rPr>
            <w:rFonts w:ascii="Cambria Math" w:hAnsi="Cambria Math"/>
            <w:color w:val="000000" w:themeColor="text1"/>
            <w:sz w:val="28"/>
            <w:szCs w:val="28"/>
          </w:rPr>
          <m:t>LN’(⋅)</m:t>
        </m:r>
      </m:oMath>
      <w:r w:rsidR="00677E44" w:rsidRPr="004B4242">
        <w:rPr>
          <w:rFonts w:hAnsi="Cambria Math" w:hint="eastAsia"/>
          <w:color w:val="000000" w:themeColor="text1"/>
          <w:sz w:val="28"/>
          <w:szCs w:val="28"/>
        </w:rPr>
        <w:t>用于稳定不同模态特征的数值尺度，</w:t>
      </w:r>
      <m:oMath>
        <m:r>
          <w:rPr>
            <w:rFonts w:ascii="Cambria Math" w:hAnsi="Cambria Math"/>
            <w:color w:val="000000" w:themeColor="text1"/>
            <w:sz w:val="28"/>
            <w:szCs w:val="28"/>
          </w:rPr>
          <m:t>ReLU’(⋅)</m:t>
        </m:r>
      </m:oMath>
      <w:r w:rsidR="00677E44" w:rsidRPr="004B4242">
        <w:rPr>
          <w:rFonts w:hAnsi="Cambria Math"/>
          <w:color w:val="000000" w:themeColor="text1"/>
          <w:sz w:val="28"/>
          <w:szCs w:val="28"/>
        </w:rPr>
        <w:t>为激活函数</w:t>
      </w:r>
      <w:r w:rsidR="00677E44" w:rsidRPr="004B4242">
        <w:rPr>
          <w:rFonts w:hAnsi="Cambria Math" w:hint="eastAsia"/>
          <w:color w:val="000000" w:themeColor="text1"/>
          <w:sz w:val="28"/>
          <w:szCs w:val="28"/>
        </w:rPr>
        <w:t>。</w:t>
      </w:r>
      <w:r w:rsidR="006E6B9E" w:rsidRPr="004B4242">
        <w:rPr>
          <w:rFonts w:hAnsi="Cambria Math" w:hint="eastAsia"/>
          <w:color w:val="000000" w:themeColor="text1"/>
          <w:sz w:val="28"/>
          <w:szCs w:val="28"/>
        </w:rPr>
        <w:t>本步骤可以</w:t>
      </w:r>
      <w:r w:rsidR="006E6B9E" w:rsidRPr="004B4242">
        <w:rPr>
          <w:rFonts w:ascii="宋体" w:hAnsi="宋体" w:cs="宋体" w:hint="eastAsia"/>
          <w:bCs/>
          <w:color w:val="000000" w:themeColor="text1"/>
          <w:sz w:val="28"/>
          <w:szCs w:val="28"/>
        </w:rPr>
        <w:t>对齐模态分布，提升表征稳定性。</w:t>
      </w:r>
    </w:p>
    <w:p w14:paraId="7D045DA4" w14:textId="30DB8076" w:rsidR="00DA0D90" w:rsidRPr="004B4242" w:rsidRDefault="00777EBE" w:rsidP="00DA0D90">
      <w:pPr>
        <w:ind w:firstLine="576"/>
        <w:rPr>
          <w:color w:val="000000" w:themeColor="text1"/>
          <w:sz w:val="28"/>
          <w:szCs w:val="28"/>
        </w:rPr>
      </w:pPr>
      <w:r w:rsidRPr="004B4242">
        <w:rPr>
          <w:rFonts w:hint="eastAsia"/>
          <w:color w:val="000000" w:themeColor="text1"/>
          <w:sz w:val="28"/>
          <w:szCs w:val="28"/>
        </w:rPr>
        <w:t>S4</w:t>
      </w:r>
      <w:r w:rsidRPr="004B4242">
        <w:rPr>
          <w:color w:val="000000" w:themeColor="text1"/>
          <w:sz w:val="28"/>
          <w:szCs w:val="28"/>
        </w:rPr>
        <w:t>2</w:t>
      </w:r>
      <w:r w:rsidRPr="004B4242">
        <w:rPr>
          <w:rFonts w:hint="eastAsia"/>
          <w:color w:val="000000" w:themeColor="text1"/>
          <w:sz w:val="28"/>
          <w:szCs w:val="28"/>
        </w:rPr>
        <w:t>、</w:t>
      </w:r>
      <w:r w:rsidR="002A27B1" w:rsidRPr="004B4242">
        <w:rPr>
          <w:color w:val="000000" w:themeColor="text1"/>
          <w:sz w:val="28"/>
          <w:szCs w:val="28"/>
        </w:rPr>
        <w:t>将转换后向量与自适应融合权重进行融合操作后，输入至全连接网络</w:t>
      </w:r>
      <w:r w:rsidR="00F4044E" w:rsidRPr="004B4242">
        <w:rPr>
          <w:rFonts w:hint="eastAsia"/>
          <w:color w:val="000000" w:themeColor="text1"/>
          <w:sz w:val="28"/>
          <w:szCs w:val="28"/>
        </w:rPr>
        <w:t>（即分类头</w:t>
      </w:r>
      <w:r w:rsidR="00A555CD" w:rsidRPr="004B4242">
        <w:rPr>
          <w:rFonts w:hint="eastAsia"/>
          <w:color w:val="000000" w:themeColor="text1"/>
          <w:sz w:val="28"/>
          <w:szCs w:val="28"/>
        </w:rPr>
        <w:t>，具体为全连接层，即一层堆叠的全连接网络</w:t>
      </w:r>
      <w:r w:rsidR="00F4044E" w:rsidRPr="004B4242">
        <w:rPr>
          <w:rFonts w:hint="eastAsia"/>
          <w:color w:val="000000" w:themeColor="text1"/>
          <w:sz w:val="28"/>
          <w:szCs w:val="28"/>
        </w:rPr>
        <w:t>）</w:t>
      </w:r>
      <w:r w:rsidR="002A27B1" w:rsidRPr="004B4242">
        <w:rPr>
          <w:color w:val="000000" w:themeColor="text1"/>
          <w:sz w:val="28"/>
          <w:szCs w:val="28"/>
        </w:rPr>
        <w:t>，得到蛋白质是否具有某一</w:t>
      </w:r>
      <w:r w:rsidR="002A27B1" w:rsidRPr="004B4242">
        <w:rPr>
          <w:color w:val="000000" w:themeColor="text1"/>
          <w:sz w:val="28"/>
          <w:szCs w:val="28"/>
        </w:rPr>
        <w:t>GO</w:t>
      </w:r>
      <w:r w:rsidR="002A27B1" w:rsidRPr="004B4242">
        <w:rPr>
          <w:color w:val="000000" w:themeColor="text1"/>
          <w:sz w:val="28"/>
          <w:szCs w:val="28"/>
        </w:rPr>
        <w:t>功能标签的</w:t>
      </w:r>
      <w:r w:rsidR="00A96D3F" w:rsidRPr="004B4242">
        <w:rPr>
          <w:rFonts w:hint="eastAsia"/>
          <w:color w:val="000000" w:themeColor="text1"/>
          <w:sz w:val="28"/>
          <w:szCs w:val="28"/>
        </w:rPr>
        <w:t>预测</w:t>
      </w:r>
      <w:r w:rsidR="002A27B1" w:rsidRPr="004B4242">
        <w:rPr>
          <w:color w:val="000000" w:themeColor="text1"/>
          <w:sz w:val="28"/>
          <w:szCs w:val="28"/>
        </w:rPr>
        <w:t>概率。</w:t>
      </w:r>
    </w:p>
    <w:p w14:paraId="3B322256" w14:textId="14660CE9" w:rsidR="00ED6ABC" w:rsidRPr="004B4242" w:rsidRDefault="00ED6ABC" w:rsidP="00DA0D90">
      <w:pPr>
        <w:ind w:firstLine="576"/>
        <w:rPr>
          <w:color w:val="000000" w:themeColor="text1"/>
          <w:sz w:val="28"/>
          <w:szCs w:val="28"/>
        </w:rPr>
      </w:pPr>
      <w:r w:rsidRPr="004B4242">
        <w:rPr>
          <w:rFonts w:hint="eastAsia"/>
          <w:color w:val="000000" w:themeColor="text1"/>
          <w:sz w:val="28"/>
          <w:szCs w:val="28"/>
        </w:rPr>
        <w:t>具体</w:t>
      </w:r>
      <w:r w:rsidR="00DA0D90" w:rsidRPr="004B4242">
        <w:rPr>
          <w:rFonts w:hint="eastAsia"/>
          <w:color w:val="000000" w:themeColor="text1"/>
          <w:sz w:val="28"/>
          <w:szCs w:val="28"/>
        </w:rPr>
        <w:t>地</w:t>
      </w:r>
      <w:r w:rsidRPr="004B4242">
        <w:rPr>
          <w:rFonts w:hint="eastAsia"/>
          <w:color w:val="000000" w:themeColor="text1"/>
          <w:sz w:val="28"/>
          <w:szCs w:val="28"/>
        </w:rPr>
        <w:t>，</w:t>
      </w:r>
      <w:r w:rsidRPr="004B4242">
        <w:rPr>
          <w:rFonts w:ascii="宋体" w:hAnsi="宋体" w:cs="宋体" w:hint="eastAsia"/>
          <w:color w:val="000000" w:themeColor="text1"/>
          <w:sz w:val="28"/>
          <w:szCs w:val="28"/>
        </w:rPr>
        <w:t>融合操作是通过对经变换后的三类模态特征进行加权求和，具体表示为：</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fused</m:t>
            </m:r>
          </m:sub>
        </m:sSub>
        <m:r>
          <w:rPr>
            <w:rFonts w:ascii="Cambria Math" w:hAnsi="Cambria Math"/>
            <w:color w:val="000000" w:themeColor="text1"/>
            <w:sz w:val="28"/>
            <w:szCs w:val="28"/>
          </w:rPr>
          <m:t>=</m:t>
        </m:r>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k=1</m:t>
            </m:r>
            <m:ctrlPr>
              <w:rPr>
                <w:rFonts w:ascii="Cambria Math" w:hAnsi="Cambria Math"/>
                <w:color w:val="000000" w:themeColor="text1"/>
                <w:sz w:val="28"/>
                <w:szCs w:val="28"/>
              </w:rPr>
            </m:ctrlPr>
          </m:sub>
          <m:sup>
            <m:r>
              <w:rPr>
                <w:rFonts w:ascii="Cambria Math" w:hAnsi="Cambria Math"/>
                <w:color w:val="000000" w:themeColor="text1"/>
                <w:sz w:val="28"/>
                <w:szCs w:val="28"/>
              </w:rPr>
              <m:t>3</m:t>
            </m:r>
            <m:ctrlPr>
              <w:rPr>
                <w:rFonts w:ascii="Cambria Math" w:hAnsi="Cambria Math"/>
                <w:color w:val="000000" w:themeColor="text1"/>
                <w:sz w:val="28"/>
                <w:szCs w:val="28"/>
              </w:rPr>
            </m:ctrlPr>
          </m:sup>
          <m:e>
            <w:bookmarkStart w:id="39" w:name="_Hlk219452645"/>
            <m:sSub>
              <m:sSubPr>
                <m:ctrlPr>
                  <w:rPr>
                    <w:rFonts w:ascii="Cambria Math" w:hAnsi="Cambria Math"/>
                    <w:color w:val="000000" w:themeColor="text1"/>
                    <w:sz w:val="28"/>
                    <w:szCs w:val="28"/>
                  </w:rPr>
                </m:ctrlPr>
              </m:sSubPr>
              <m:e>
                <m:r>
                  <w:rPr>
                    <w:rFonts w:ascii="Cambria Math" w:hAnsi="Cambria Math"/>
                    <w:color w:val="000000" w:themeColor="text1"/>
                    <w:sz w:val="28"/>
                    <w:szCs w:val="28"/>
                  </w:rPr>
                  <m:t>α</m:t>
                </m:r>
              </m:e>
              <m:sub>
                <m:r>
                  <w:rPr>
                    <w:rFonts w:ascii="Cambria Math" w:hAnsi="Cambria Math"/>
                    <w:color w:val="000000" w:themeColor="text1"/>
                    <w:sz w:val="28"/>
                    <w:szCs w:val="28"/>
                  </w:rPr>
                  <m:t>k</m:t>
                </m:r>
              </m:sub>
            </m:sSub>
            <w:bookmarkEnd w:id="39"/>
            <m:ctrlPr>
              <w:rPr>
                <w:rFonts w:ascii="Cambria Math" w:hAnsi="Cambria Math"/>
                <w:color w:val="000000" w:themeColor="text1"/>
                <w:sz w:val="28"/>
                <w:szCs w:val="28"/>
              </w:rPr>
            </m:ctrlPr>
          </m:e>
        </m:nary>
        <m:r>
          <w:rPr>
            <w:rFonts w:ascii="Cambria Math" w:hAnsi="Cambria Math"/>
            <w:color w:val="000000" w:themeColor="text1"/>
            <w:sz w:val="28"/>
            <w:szCs w:val="28"/>
          </w:rPr>
          <m:t>⋅</m:t>
        </m:r>
        <w:bookmarkStart w:id="40" w:name="_Hlk219453903"/>
        <m:r>
          <m:rPr>
            <m:sty m:val="p"/>
          </m:rPr>
          <w:rPr>
            <w:rFonts w:ascii="Cambria Math" w:hAnsi="Cambria Math"/>
            <w:color w:val="000000" w:themeColor="text1"/>
            <w:sz w:val="28"/>
            <w:szCs w:val="28"/>
          </w:rPr>
          <m:t>ϕ</m:t>
        </m:r>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k</m:t>
            </m:r>
          </m:sub>
        </m:sSub>
        <m:r>
          <w:rPr>
            <w:rFonts w:ascii="Cambria Math" w:hAnsi="Cambria Math"/>
            <w:color w:val="000000" w:themeColor="text1"/>
            <w:sz w:val="28"/>
            <w:szCs w:val="28"/>
          </w:rPr>
          <m:t>)</m:t>
        </m:r>
      </m:oMath>
      <w:bookmarkEnd w:id="40"/>
      <w:r w:rsidRPr="004B4242">
        <w:rPr>
          <w:rFonts w:ascii="宋体" w:hAnsi="宋体" w:cs="宋体" w:hint="eastAsia"/>
          <w:color w:val="000000" w:themeColor="text1"/>
          <w:sz w:val="28"/>
          <w:szCs w:val="28"/>
        </w:rPr>
        <w:t>；</w:t>
      </w:r>
      <w:bookmarkStart w:id="41" w:name="_Hlk219453924"/>
      <m:oMath>
        <m:r>
          <m:rPr>
            <m:sty m:val="p"/>
          </m:rPr>
          <w:rPr>
            <w:rFonts w:ascii="Cambria Math" w:hAnsi="Cambria Math"/>
            <w:color w:val="000000" w:themeColor="text1"/>
            <w:sz w:val="28"/>
            <w:szCs w:val="28"/>
          </w:rPr>
          <m:t>k∈{1,2,3}</m:t>
        </m:r>
      </m:oMath>
      <w:r w:rsidRPr="004B4242">
        <w:rPr>
          <w:rFonts w:hAnsi="Cambria Math"/>
          <w:color w:val="000000" w:themeColor="text1"/>
          <w:sz w:val="28"/>
          <w:szCs w:val="28"/>
        </w:rPr>
        <w:t>分别对应结构域模态、序列模态与</w:t>
      </w:r>
      <w:r w:rsidR="001E3E26" w:rsidRPr="004B4242">
        <w:rPr>
          <w:rFonts w:hAnsi="Cambria Math" w:hint="eastAsia"/>
          <w:color w:val="000000" w:themeColor="text1"/>
          <w:sz w:val="28"/>
          <w:szCs w:val="28"/>
        </w:rPr>
        <w:t>GO</w:t>
      </w:r>
      <w:r w:rsidR="001E3E26" w:rsidRPr="004B4242">
        <w:rPr>
          <w:rFonts w:hAnsi="Cambria Math" w:hint="eastAsia"/>
          <w:color w:val="000000" w:themeColor="text1"/>
          <w:sz w:val="28"/>
          <w:szCs w:val="28"/>
        </w:rPr>
        <w:t>功能</w:t>
      </w:r>
      <w:r w:rsidRPr="004B4242">
        <w:rPr>
          <w:rFonts w:hAnsi="Cambria Math"/>
          <w:color w:val="000000" w:themeColor="text1"/>
          <w:sz w:val="28"/>
          <w:szCs w:val="28"/>
        </w:rPr>
        <w:t>标签模态</w:t>
      </w:r>
      <w:bookmarkEnd w:id="41"/>
      <w:r w:rsidRPr="004B4242">
        <w:rPr>
          <w:rFonts w:ascii="宋体" w:hAnsi="宋体" w:cs="宋体" w:hint="eastAsia"/>
          <w:color w:val="000000" w:themeColor="text1"/>
          <w:sz w:val="28"/>
          <w:szCs w:val="28"/>
        </w:rPr>
        <w:t>，</w:t>
      </w:r>
      <w:bookmarkStart w:id="42" w:name="_Hlk219453916"/>
      <m:oMath>
        <m:r>
          <m:rPr>
            <m:sty m:val="p"/>
          </m:rPr>
          <w:rPr>
            <w:rFonts w:ascii="Cambria Math" w:hAnsi="Cambria Math"/>
            <w:color w:val="000000" w:themeColor="text1"/>
            <w:sz w:val="28"/>
            <w:szCs w:val="28"/>
          </w:rPr>
          <m:t>ϕ</m:t>
        </m:r>
        <m:r>
          <w:rPr>
            <w:rFonts w:ascii="Cambria Math" w:hAnsi="Cambria Math"/>
            <w:color w:val="000000" w:themeColor="text1"/>
            <w:sz w:val="28"/>
            <w:szCs w:val="28"/>
          </w:rPr>
          <m:t>(</m:t>
        </m:r>
        <m:r>
          <m:rPr>
            <m:sty m:val="p"/>
          </m:rPr>
          <w:rPr>
            <w:rFonts w:ascii="Cambria Math" w:hAnsi="Cambria Math"/>
            <w:color w:val="000000" w:themeColor="text1"/>
            <w:sz w:val="28"/>
            <w:szCs w:val="28"/>
          </w:rPr>
          <m:t>·</m:t>
        </m:r>
        <m:r>
          <w:rPr>
            <w:rFonts w:ascii="Cambria Math" w:hAnsi="Cambria Math"/>
            <w:color w:val="000000" w:themeColor="text1"/>
            <w:sz w:val="28"/>
            <w:szCs w:val="28"/>
          </w:rPr>
          <m:t>)</m:t>
        </m:r>
      </m:oMath>
      <w:r w:rsidRPr="004B4242">
        <w:rPr>
          <w:rFonts w:hAnsi="Cambria Math" w:hint="eastAsia"/>
          <w:color w:val="000000" w:themeColor="text1"/>
          <w:sz w:val="28"/>
          <w:szCs w:val="28"/>
        </w:rPr>
        <w:t>代表</w:t>
      </w:r>
      <w:r w:rsidR="004E4D18" w:rsidRPr="004B4242">
        <w:rPr>
          <w:rFonts w:hAnsi="Cambria Math" w:hint="eastAsia"/>
          <w:color w:val="000000" w:themeColor="text1"/>
          <w:sz w:val="28"/>
          <w:szCs w:val="28"/>
        </w:rPr>
        <w:t>非</w:t>
      </w:r>
      <w:r w:rsidRPr="004B4242">
        <w:rPr>
          <w:rFonts w:hAnsi="Cambria Math" w:hint="eastAsia"/>
          <w:color w:val="000000" w:themeColor="text1"/>
          <w:sz w:val="28"/>
          <w:szCs w:val="28"/>
        </w:rPr>
        <w:t>线性特征变换操作</w:t>
      </w:r>
      <w:bookmarkEnd w:id="42"/>
      <w:r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fused</m:t>
            </m:r>
          </m:sub>
        </m:sSub>
      </m:oMath>
      <w:r w:rsidRPr="004B4242">
        <w:rPr>
          <w:rFonts w:hAnsi="Cambria Math"/>
          <w:color w:val="000000" w:themeColor="text1"/>
          <w:sz w:val="28"/>
          <w:szCs w:val="28"/>
        </w:rPr>
        <w:t>为最终融合表示</w:t>
      </w:r>
      <w:r w:rsidR="001E3E26"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α</m:t>
            </m:r>
          </m:e>
          <m:sub>
            <m:r>
              <w:rPr>
                <w:rFonts w:ascii="Cambria Math" w:hAnsi="Cambria Math"/>
                <w:color w:val="000000" w:themeColor="text1"/>
                <w:sz w:val="28"/>
                <w:szCs w:val="28"/>
              </w:rPr>
              <m:t>1</m:t>
            </m:r>
          </m:sub>
        </m:sSub>
      </m:oMath>
      <w:r w:rsidR="001E3E26"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α</m:t>
            </m:r>
          </m:e>
          <m:sub>
            <m:r>
              <w:rPr>
                <w:rFonts w:ascii="Cambria Math" w:hAnsi="Cambria Math"/>
                <w:color w:val="000000" w:themeColor="text1"/>
                <w:sz w:val="28"/>
                <w:szCs w:val="28"/>
              </w:rPr>
              <m:t>2</m:t>
            </m:r>
          </m:sub>
        </m:sSub>
      </m:oMath>
      <w:r w:rsidR="001E3E26" w:rsidRPr="004B4242">
        <w:rPr>
          <w:rFonts w:hAnsi="Cambria Math" w:hint="eastAsia"/>
          <w:color w:val="000000" w:themeColor="text1"/>
          <w:sz w:val="28"/>
          <w:szCs w:val="28"/>
        </w:rPr>
        <w:t>，</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α</m:t>
            </m:r>
          </m:e>
          <m:sub>
            <m:r>
              <w:rPr>
                <w:rFonts w:ascii="Cambria Math" w:hAnsi="Cambria Math"/>
                <w:color w:val="000000" w:themeColor="text1"/>
                <w:sz w:val="28"/>
                <w:szCs w:val="28"/>
              </w:rPr>
              <m:t>3</m:t>
            </m:r>
          </m:sub>
        </m:sSub>
      </m:oMath>
      <w:r w:rsidR="001E3E26" w:rsidRPr="004B4242">
        <w:rPr>
          <w:rFonts w:hAnsi="Cambria Math" w:hint="eastAsia"/>
          <w:color w:val="000000" w:themeColor="text1"/>
          <w:sz w:val="28"/>
          <w:szCs w:val="28"/>
        </w:rPr>
        <w:t>，</w:t>
      </w:r>
      <w:r w:rsidR="001E3E26" w:rsidRPr="004B4242">
        <w:rPr>
          <w:rFonts w:hAnsi="Cambria Math" w:hint="eastAsia"/>
          <w:color w:val="000000" w:themeColor="text1"/>
          <w:sz w:val="28"/>
          <w:szCs w:val="28"/>
        </w:rPr>
        <w:t>H</w:t>
      </w:r>
      <w:r w:rsidR="001E3E26" w:rsidRPr="004B4242">
        <w:rPr>
          <w:rFonts w:hAnsi="Cambria Math"/>
          <w:color w:val="000000" w:themeColor="text1"/>
          <w:sz w:val="28"/>
          <w:szCs w:val="28"/>
          <w:vertAlign w:val="subscript"/>
        </w:rPr>
        <w:t>1</w:t>
      </w:r>
      <w:r w:rsidR="001E3E26" w:rsidRPr="004B4242">
        <w:rPr>
          <w:rFonts w:hAnsi="Cambria Math" w:hint="eastAsia"/>
          <w:color w:val="000000" w:themeColor="text1"/>
          <w:sz w:val="28"/>
          <w:szCs w:val="28"/>
        </w:rPr>
        <w:t>，</w:t>
      </w:r>
      <w:r w:rsidR="001E3E26" w:rsidRPr="004B4242">
        <w:rPr>
          <w:rFonts w:hAnsi="Cambria Math" w:hint="eastAsia"/>
          <w:color w:val="000000" w:themeColor="text1"/>
          <w:sz w:val="28"/>
          <w:szCs w:val="28"/>
        </w:rPr>
        <w:t>H</w:t>
      </w:r>
      <w:r w:rsidR="001E3E26" w:rsidRPr="004B4242">
        <w:rPr>
          <w:rFonts w:hAnsi="Cambria Math" w:hint="eastAsia"/>
          <w:color w:val="000000" w:themeColor="text1"/>
          <w:sz w:val="28"/>
          <w:szCs w:val="28"/>
          <w:vertAlign w:val="subscript"/>
        </w:rPr>
        <w:t>2</w:t>
      </w:r>
      <w:r w:rsidR="001E3E26" w:rsidRPr="004B4242">
        <w:rPr>
          <w:rFonts w:hAnsi="Cambria Math" w:hint="eastAsia"/>
          <w:color w:val="000000" w:themeColor="text1"/>
          <w:sz w:val="28"/>
          <w:szCs w:val="28"/>
        </w:rPr>
        <w:t>和</w:t>
      </w:r>
      <w:r w:rsidR="001E3E26" w:rsidRPr="004B4242">
        <w:rPr>
          <w:rFonts w:hAnsi="Cambria Math" w:hint="eastAsia"/>
          <w:color w:val="000000" w:themeColor="text1"/>
          <w:sz w:val="28"/>
          <w:szCs w:val="28"/>
        </w:rPr>
        <w:t>H</w:t>
      </w:r>
      <w:r w:rsidR="001E3E26" w:rsidRPr="004B4242">
        <w:rPr>
          <w:rFonts w:hAnsi="Cambria Math"/>
          <w:color w:val="000000" w:themeColor="text1"/>
          <w:sz w:val="28"/>
          <w:szCs w:val="28"/>
          <w:vertAlign w:val="subscript"/>
        </w:rPr>
        <w:t>3</w:t>
      </w:r>
      <w:r w:rsidR="001E3E26" w:rsidRPr="004B4242">
        <w:rPr>
          <w:rFonts w:hAnsi="Cambria Math" w:hint="eastAsia"/>
          <w:color w:val="000000" w:themeColor="text1"/>
          <w:sz w:val="28"/>
          <w:szCs w:val="28"/>
        </w:rPr>
        <w:t>的具体含义见上文。</w:t>
      </w:r>
    </w:p>
    <w:p w14:paraId="5FFB8F3B" w14:textId="6542AAE1" w:rsidR="00F4044E" w:rsidRPr="004B4242" w:rsidRDefault="00DA0D90" w:rsidP="00DA0D90">
      <w:pPr>
        <w:ind w:firstLine="576"/>
        <w:rPr>
          <w:rFonts w:ascii="宋体" w:hAnsi="宋体"/>
          <w:color w:val="000000" w:themeColor="text1"/>
          <w:sz w:val="28"/>
          <w:szCs w:val="28"/>
        </w:rPr>
      </w:pPr>
      <w:r w:rsidRPr="004B4242">
        <w:rPr>
          <w:rFonts w:hint="eastAsia"/>
          <w:color w:val="000000" w:themeColor="text1"/>
          <w:sz w:val="28"/>
          <w:szCs w:val="28"/>
        </w:rPr>
        <w:t>将</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fused</m:t>
            </m:r>
          </m:sub>
        </m:sSub>
      </m:oMath>
      <w:r w:rsidR="001E3E26" w:rsidRPr="004B4242">
        <w:rPr>
          <w:rFonts w:hint="eastAsia"/>
          <w:color w:val="000000" w:themeColor="text1"/>
          <w:sz w:val="28"/>
          <w:szCs w:val="28"/>
        </w:rPr>
        <w:t>输入</w:t>
      </w:r>
      <w:r w:rsidRPr="004B4242">
        <w:rPr>
          <w:color w:val="000000" w:themeColor="text1"/>
          <w:sz w:val="28"/>
          <w:szCs w:val="28"/>
        </w:rPr>
        <w:t>至全连接网络</w:t>
      </w:r>
      <w:r w:rsidRPr="004B4242">
        <w:rPr>
          <w:rFonts w:hint="eastAsia"/>
          <w:color w:val="000000" w:themeColor="text1"/>
          <w:sz w:val="28"/>
          <w:szCs w:val="28"/>
        </w:rPr>
        <w:t>（即分类头），输出</w:t>
      </w:r>
      <w:r w:rsidR="00DC5048" w:rsidRPr="004B4242">
        <w:rPr>
          <w:rFonts w:hint="eastAsia"/>
          <w:color w:val="000000" w:themeColor="text1"/>
          <w:sz w:val="28"/>
          <w:szCs w:val="28"/>
        </w:rPr>
        <w:t>一个二分类结果</w:t>
      </w:r>
      <w:r w:rsidR="00E807CD" w:rsidRPr="004B4242">
        <w:rPr>
          <w:rFonts w:hint="eastAsia"/>
          <w:color w:val="000000" w:themeColor="text1"/>
          <w:sz w:val="28"/>
          <w:szCs w:val="28"/>
        </w:rPr>
        <w:t>即</w:t>
      </w:r>
      <w:r w:rsidRPr="004B4242">
        <w:rPr>
          <w:rFonts w:hint="eastAsia"/>
          <w:color w:val="000000" w:themeColor="text1"/>
          <w:sz w:val="28"/>
          <w:szCs w:val="28"/>
        </w:rPr>
        <w:t>预测</w:t>
      </w:r>
      <w:r w:rsidR="00F4044E" w:rsidRPr="004B4242">
        <w:rPr>
          <w:rFonts w:hint="eastAsia"/>
          <w:color w:val="000000" w:themeColor="text1"/>
          <w:sz w:val="28"/>
          <w:szCs w:val="28"/>
        </w:rPr>
        <w:t>概率</w:t>
      </w:r>
      <m:oMath>
        <m:acc>
          <m:accPr>
            <m:ctrlPr>
              <w:rPr>
                <w:rFonts w:ascii="Cambria Math" w:hAnsi="Cambria Math"/>
                <w:color w:val="000000" w:themeColor="text1"/>
                <w:sz w:val="28"/>
                <w:szCs w:val="28"/>
              </w:rPr>
            </m:ctrlPr>
          </m:accPr>
          <m:e>
            <m:r>
              <w:rPr>
                <w:rFonts w:ascii="Cambria Math" w:hAnsi="Cambria Math"/>
                <w:color w:val="000000" w:themeColor="text1"/>
                <w:sz w:val="28"/>
                <w:szCs w:val="28"/>
              </w:rPr>
              <m:t>y</m:t>
            </m:r>
          </m:e>
        </m:acc>
      </m:oMath>
      <w:r w:rsidR="00DC5048" w:rsidRPr="004B4242">
        <w:rPr>
          <w:rFonts w:hint="eastAsia"/>
          <w:color w:val="000000" w:themeColor="text1"/>
          <w:sz w:val="28"/>
          <w:szCs w:val="28"/>
        </w:rPr>
        <w:t>，则</w:t>
      </w:r>
      <m:oMath>
        <m:acc>
          <m:accPr>
            <m:ctrlPr>
              <w:rPr>
                <w:rFonts w:ascii="Cambria Math" w:hAnsi="Cambria Math"/>
                <w:color w:val="000000" w:themeColor="text1"/>
                <w:sz w:val="28"/>
                <w:szCs w:val="28"/>
              </w:rPr>
            </m:ctrlPr>
          </m:accPr>
          <m:e>
            <m:r>
              <w:rPr>
                <w:rFonts w:ascii="Cambria Math" w:hAnsi="Cambria Math"/>
                <w:color w:val="000000" w:themeColor="text1"/>
                <w:sz w:val="28"/>
                <w:szCs w:val="28"/>
              </w:rPr>
              <m:t>y</m:t>
            </m:r>
          </m:e>
        </m:acc>
        <m:r>
          <w:rPr>
            <w:rFonts w:ascii="Cambria Math" w:hAnsi="Cambria Math"/>
            <w:color w:val="000000" w:themeColor="text1"/>
            <w:sz w:val="28"/>
            <w:szCs w:val="28"/>
          </w:rPr>
          <m:t>=σ(</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out</m:t>
            </m:r>
          </m:sub>
        </m:sSub>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fused</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b</m:t>
            </m:r>
          </m:e>
          <m:sub>
            <m:r>
              <w:rPr>
                <w:rFonts w:ascii="Cambria Math" w:hAnsi="Cambria Math"/>
                <w:color w:val="000000" w:themeColor="text1"/>
                <w:sz w:val="28"/>
                <w:szCs w:val="28"/>
              </w:rPr>
              <m:t>out</m:t>
            </m:r>
          </m:sub>
        </m:sSub>
        <m:r>
          <w:rPr>
            <w:rFonts w:ascii="Cambria Math" w:hAnsi="Cambria Math"/>
            <w:color w:val="000000" w:themeColor="text1"/>
            <w:sz w:val="28"/>
            <w:szCs w:val="28"/>
          </w:rPr>
          <m:t>)</m:t>
        </m:r>
      </m:oMath>
      <w:r w:rsidRPr="004B4242">
        <w:rPr>
          <w:rFonts w:hint="eastAsia"/>
          <w:color w:val="000000" w:themeColor="text1"/>
          <w:sz w:val="28"/>
          <w:szCs w:val="28"/>
        </w:rPr>
        <w:t>；其中，</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W</m:t>
            </m:r>
          </m:e>
          <m:sub>
            <m:r>
              <m:rPr>
                <m:sty m:val="p"/>
              </m:rPr>
              <w:rPr>
                <w:rFonts w:ascii="Cambria Math" w:hAnsi="Cambria Math"/>
                <w:color w:val="000000" w:themeColor="text1"/>
                <w:sz w:val="28"/>
                <w:szCs w:val="28"/>
              </w:rPr>
              <m:t>out</m:t>
            </m:r>
          </m:sub>
        </m:sSub>
      </m:oMath>
      <w:r w:rsidR="00F4044E" w:rsidRPr="004B4242">
        <w:rPr>
          <w:rFonts w:hAnsi="Cambria Math" w:hint="eastAsia"/>
          <w:color w:val="000000" w:themeColor="text1"/>
          <w:sz w:val="28"/>
          <w:szCs w:val="28"/>
        </w:rPr>
        <w:t>与</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b</m:t>
            </m:r>
          </m:e>
          <m:sub>
            <m:r>
              <w:rPr>
                <w:rFonts w:ascii="Cambria Math" w:hAnsi="Cambria Math"/>
                <w:color w:val="000000" w:themeColor="text1"/>
                <w:sz w:val="28"/>
                <w:szCs w:val="28"/>
              </w:rPr>
              <m:t>out</m:t>
            </m:r>
          </m:sub>
        </m:sSub>
      </m:oMath>
      <w:r w:rsidR="00F4044E" w:rsidRPr="004B4242">
        <w:rPr>
          <w:rFonts w:hAnsi="Cambria Math" w:hint="eastAsia"/>
          <w:color w:val="000000" w:themeColor="text1"/>
          <w:sz w:val="28"/>
          <w:szCs w:val="28"/>
        </w:rPr>
        <w:t>分别为输出层权重与偏置，</w:t>
      </w:r>
      <m:oMath>
        <m:r>
          <w:rPr>
            <w:rFonts w:ascii="Cambria Math" w:hAnsi="Cambria Math"/>
            <w:color w:val="000000" w:themeColor="text1"/>
            <w:sz w:val="28"/>
            <w:szCs w:val="28"/>
          </w:rPr>
          <m:t>σ(</m:t>
        </m:r>
        <m:r>
          <m:rPr>
            <m:sty m:val="p"/>
          </m:rPr>
          <w:rPr>
            <w:rFonts w:ascii="Cambria Math" w:hAnsi="Cambria Math"/>
            <w:color w:val="000000" w:themeColor="text1"/>
            <w:sz w:val="28"/>
            <w:szCs w:val="28"/>
          </w:rPr>
          <m:t>·</m:t>
        </m:r>
        <m:r>
          <w:rPr>
            <w:rFonts w:ascii="Cambria Math" w:hAnsi="Cambria Math"/>
            <w:color w:val="000000" w:themeColor="text1"/>
            <w:sz w:val="28"/>
            <w:szCs w:val="28"/>
          </w:rPr>
          <m:t>)</m:t>
        </m:r>
      </m:oMath>
      <w:r w:rsidR="00F4044E" w:rsidRPr="004B4242">
        <w:rPr>
          <w:rFonts w:hAnsi="Cambria Math"/>
          <w:color w:val="000000" w:themeColor="text1"/>
          <w:sz w:val="28"/>
          <w:szCs w:val="28"/>
        </w:rPr>
        <w:t>为</w:t>
      </w:r>
      <w:r w:rsidR="00F4044E" w:rsidRPr="004B4242">
        <w:rPr>
          <w:color w:val="000000" w:themeColor="text1"/>
          <w:sz w:val="28"/>
          <w:szCs w:val="28"/>
        </w:rPr>
        <w:t>Sigmoid</w:t>
      </w:r>
      <w:r w:rsidR="00F4044E" w:rsidRPr="004B4242">
        <w:rPr>
          <w:color w:val="000000" w:themeColor="text1"/>
          <w:sz w:val="28"/>
          <w:szCs w:val="28"/>
        </w:rPr>
        <w:t>函数，使输出在</w:t>
      </w:r>
      <w:r w:rsidR="00F4044E" w:rsidRPr="004B4242">
        <w:rPr>
          <w:color w:val="000000" w:themeColor="text1"/>
          <w:sz w:val="28"/>
          <w:szCs w:val="28"/>
        </w:rPr>
        <w:t>0</w:t>
      </w:r>
      <w:r w:rsidR="00F4044E" w:rsidRPr="004B4242">
        <w:rPr>
          <w:color w:val="000000" w:themeColor="text1"/>
          <w:sz w:val="28"/>
          <w:szCs w:val="28"/>
        </w:rPr>
        <w:t>到</w:t>
      </w:r>
      <w:r w:rsidR="00F4044E" w:rsidRPr="004B4242">
        <w:rPr>
          <w:color w:val="000000" w:themeColor="text1"/>
          <w:sz w:val="28"/>
          <w:szCs w:val="28"/>
        </w:rPr>
        <w:t>1</w:t>
      </w:r>
      <w:r w:rsidR="00F4044E" w:rsidRPr="004B4242">
        <w:rPr>
          <w:color w:val="000000" w:themeColor="text1"/>
          <w:sz w:val="28"/>
          <w:szCs w:val="28"/>
        </w:rPr>
        <w:t>之间，可解释</w:t>
      </w:r>
      <w:r w:rsidR="00F4044E" w:rsidRPr="004B4242">
        <w:rPr>
          <w:rFonts w:ascii="宋体" w:hAnsi="宋体"/>
          <w:color w:val="000000" w:themeColor="text1"/>
          <w:sz w:val="28"/>
          <w:szCs w:val="28"/>
        </w:rPr>
        <w:t>为“</w:t>
      </w:r>
      <w:r w:rsidR="00F4044E" w:rsidRPr="004B4242">
        <w:rPr>
          <w:color w:val="000000" w:themeColor="text1"/>
          <w:sz w:val="28"/>
          <w:szCs w:val="28"/>
        </w:rPr>
        <w:t>蛋白质与该</w:t>
      </w:r>
      <w:r w:rsidR="00F4044E" w:rsidRPr="004B4242">
        <w:rPr>
          <w:color w:val="000000" w:themeColor="text1"/>
          <w:sz w:val="28"/>
          <w:szCs w:val="28"/>
        </w:rPr>
        <w:t>GO</w:t>
      </w:r>
      <w:r w:rsidRPr="004B4242">
        <w:rPr>
          <w:color w:val="000000" w:themeColor="text1"/>
          <w:sz w:val="28"/>
          <w:szCs w:val="28"/>
        </w:rPr>
        <w:t>功能标签</w:t>
      </w:r>
      <w:r w:rsidR="00F4044E" w:rsidRPr="004B4242">
        <w:rPr>
          <w:color w:val="000000" w:themeColor="text1"/>
          <w:sz w:val="28"/>
          <w:szCs w:val="28"/>
        </w:rPr>
        <w:t>匹配</w:t>
      </w:r>
      <w:r w:rsidR="00F4044E" w:rsidRPr="004B4242">
        <w:rPr>
          <w:color w:val="000000" w:themeColor="text1"/>
          <w:sz w:val="28"/>
          <w:szCs w:val="28"/>
        </w:rPr>
        <w:t>/</w:t>
      </w:r>
      <w:r w:rsidR="00F4044E" w:rsidRPr="004B4242">
        <w:rPr>
          <w:color w:val="000000" w:themeColor="text1"/>
          <w:sz w:val="28"/>
          <w:szCs w:val="28"/>
        </w:rPr>
        <w:t>关联</w:t>
      </w:r>
      <w:r w:rsidR="00F4044E" w:rsidRPr="004B4242">
        <w:rPr>
          <w:rFonts w:ascii="宋体" w:hAnsi="宋体"/>
          <w:color w:val="000000" w:themeColor="text1"/>
          <w:sz w:val="28"/>
          <w:szCs w:val="28"/>
        </w:rPr>
        <w:t>为真”的概率</w:t>
      </w:r>
      <w:r w:rsidRPr="004B4242">
        <w:rPr>
          <w:rFonts w:ascii="宋体" w:hAnsi="宋体"/>
          <w:color w:val="000000" w:themeColor="text1"/>
          <w:sz w:val="28"/>
          <w:szCs w:val="28"/>
        </w:rPr>
        <w:t>。</w:t>
      </w:r>
    </w:p>
    <w:p w14:paraId="6A0F2BCC" w14:textId="7175ADB9" w:rsidR="001E3E26" w:rsidRPr="004B4242" w:rsidRDefault="00777EBE" w:rsidP="001E3E26">
      <w:pPr>
        <w:ind w:firstLine="576"/>
        <w:rPr>
          <w:color w:val="000000" w:themeColor="text1"/>
          <w:sz w:val="28"/>
          <w:szCs w:val="28"/>
        </w:rPr>
      </w:pPr>
      <w:r w:rsidRPr="004B4242">
        <w:rPr>
          <w:rFonts w:hint="eastAsia"/>
          <w:color w:val="000000" w:themeColor="text1"/>
          <w:sz w:val="28"/>
          <w:szCs w:val="28"/>
        </w:rPr>
        <w:t>S</w:t>
      </w:r>
      <w:r w:rsidRPr="004B4242">
        <w:rPr>
          <w:color w:val="000000" w:themeColor="text1"/>
          <w:sz w:val="28"/>
          <w:szCs w:val="28"/>
        </w:rPr>
        <w:t>43</w:t>
      </w:r>
      <w:r w:rsidRPr="004B4242">
        <w:rPr>
          <w:rFonts w:hint="eastAsia"/>
          <w:color w:val="000000" w:themeColor="text1"/>
          <w:sz w:val="28"/>
          <w:szCs w:val="28"/>
        </w:rPr>
        <w:t>、</w:t>
      </w:r>
      <w:r w:rsidR="002A27B1" w:rsidRPr="004B4242">
        <w:rPr>
          <w:color w:val="000000" w:themeColor="text1"/>
          <w:sz w:val="28"/>
          <w:szCs w:val="28"/>
        </w:rPr>
        <w:t>根据蛋白质是否具备某一</w:t>
      </w:r>
      <w:r w:rsidR="002A27B1" w:rsidRPr="004B4242">
        <w:rPr>
          <w:color w:val="000000" w:themeColor="text1"/>
          <w:sz w:val="28"/>
          <w:szCs w:val="28"/>
        </w:rPr>
        <w:t>GO</w:t>
      </w:r>
      <w:r w:rsidR="002A27B1" w:rsidRPr="004B4242">
        <w:rPr>
          <w:color w:val="000000" w:themeColor="text1"/>
          <w:sz w:val="28"/>
          <w:szCs w:val="28"/>
        </w:rPr>
        <w:t>功能标签的</w:t>
      </w:r>
      <w:r w:rsidR="003157A4" w:rsidRPr="004B4242">
        <w:rPr>
          <w:rFonts w:hint="eastAsia"/>
          <w:color w:val="000000" w:themeColor="text1"/>
          <w:sz w:val="28"/>
          <w:szCs w:val="28"/>
        </w:rPr>
        <w:t>预测</w:t>
      </w:r>
      <w:r w:rsidR="002A27B1" w:rsidRPr="004B4242">
        <w:rPr>
          <w:color w:val="000000" w:themeColor="text1"/>
          <w:sz w:val="28"/>
          <w:szCs w:val="28"/>
        </w:rPr>
        <w:t>概率和蛋白质是否具备该</w:t>
      </w:r>
      <w:r w:rsidR="002A27B1" w:rsidRPr="004B4242">
        <w:rPr>
          <w:color w:val="000000" w:themeColor="text1"/>
          <w:sz w:val="28"/>
          <w:szCs w:val="28"/>
        </w:rPr>
        <w:t>GO</w:t>
      </w:r>
      <w:r w:rsidR="002A27B1" w:rsidRPr="004B4242">
        <w:rPr>
          <w:color w:val="000000" w:themeColor="text1"/>
          <w:sz w:val="28"/>
          <w:szCs w:val="28"/>
        </w:rPr>
        <w:t>功能标签的真实情况，得到</w:t>
      </w:r>
      <w:r w:rsidR="002A27B1" w:rsidRPr="004B4242">
        <w:rPr>
          <w:bCs/>
          <w:color w:val="000000" w:themeColor="text1"/>
          <w:sz w:val="28"/>
          <w:szCs w:val="28"/>
        </w:rPr>
        <w:t>交叉熵损失函数</w:t>
      </w:r>
      <w:r w:rsidR="001E3E26" w:rsidRPr="004B4242">
        <w:rPr>
          <w:rFonts w:hint="eastAsia"/>
          <w:color w:val="000000" w:themeColor="text1"/>
          <w:sz w:val="28"/>
          <w:szCs w:val="28"/>
        </w:rPr>
        <w:t>。</w:t>
      </w:r>
    </w:p>
    <w:p w14:paraId="6EF487D7" w14:textId="5198B2C6" w:rsidR="00F4044E" w:rsidRPr="004B4242" w:rsidRDefault="00DA0D90" w:rsidP="001E3E26">
      <w:pPr>
        <w:ind w:firstLine="576"/>
        <w:rPr>
          <w:color w:val="000000" w:themeColor="text1"/>
          <w:sz w:val="28"/>
          <w:szCs w:val="28"/>
        </w:rPr>
      </w:pPr>
      <w:r w:rsidRPr="004B4242">
        <w:rPr>
          <w:rFonts w:hint="eastAsia"/>
          <w:color w:val="000000" w:themeColor="text1"/>
          <w:sz w:val="28"/>
          <w:szCs w:val="28"/>
        </w:rPr>
        <w:lastRenderedPageBreak/>
        <w:t>具体地，</w:t>
      </w:r>
      <w:r w:rsidR="00F4044E" w:rsidRPr="004B4242">
        <w:rPr>
          <w:color w:val="000000" w:themeColor="text1"/>
          <w:sz w:val="28"/>
          <w:szCs w:val="28"/>
        </w:rPr>
        <w:t>交叉熵损失函数为：</w:t>
      </w:r>
      <m:oMath>
        <m:r>
          <m:rPr>
            <m:scr m:val="script"/>
          </m:rPr>
          <w:rPr>
            <w:rFonts w:ascii="Cambria Math" w:eastAsia="MS Mincho" w:hAnsi="Cambria Math"/>
            <w:color w:val="000000" w:themeColor="text1"/>
            <w:sz w:val="28"/>
            <w:szCs w:val="28"/>
          </w:rPr>
          <m:t>L=-</m:t>
        </m:r>
        <m:f>
          <m:fPr>
            <m:ctrlPr>
              <w:rPr>
                <w:rFonts w:ascii="Cambria Math" w:eastAsia="MS Mincho" w:hAnsi="Cambria Math"/>
                <w:i/>
                <w:color w:val="000000" w:themeColor="text1"/>
                <w:sz w:val="28"/>
                <w:szCs w:val="28"/>
              </w:rPr>
            </m:ctrlPr>
          </m:fPr>
          <m:num>
            <m:r>
              <w:rPr>
                <w:rFonts w:ascii="Cambria Math" w:eastAsia="MS Mincho" w:hAnsi="Cambria Math"/>
                <w:color w:val="000000" w:themeColor="text1"/>
                <w:sz w:val="28"/>
                <w:szCs w:val="28"/>
              </w:rPr>
              <m:t>1</m:t>
            </m:r>
            <m:ctrlPr>
              <w:rPr>
                <w:rFonts w:ascii="Cambria Math" w:eastAsia="MS Mincho" w:hAnsi="Cambria Math"/>
                <w:color w:val="000000" w:themeColor="text1"/>
                <w:sz w:val="28"/>
                <w:szCs w:val="28"/>
              </w:rPr>
            </m:ctrlPr>
          </m:num>
          <m:den>
            <m:r>
              <w:rPr>
                <w:rFonts w:ascii="Cambria Math" w:eastAsia="MS Mincho" w:hAnsi="Cambria Math"/>
                <w:color w:val="000000" w:themeColor="text1"/>
                <w:sz w:val="28"/>
                <w:szCs w:val="28"/>
              </w:rPr>
              <m:t>N</m:t>
            </m:r>
            <m:ctrlPr>
              <w:rPr>
                <w:rFonts w:ascii="Cambria Math" w:eastAsia="MS Mincho" w:hAnsi="Cambria Math"/>
                <w:color w:val="000000" w:themeColor="text1"/>
                <w:sz w:val="28"/>
                <w:szCs w:val="28"/>
              </w:rPr>
            </m:ctrlPr>
          </m:den>
        </m:f>
        <m:nary>
          <m:naryPr>
            <m:chr m:val="∑"/>
            <m:limLoc m:val="undOvr"/>
            <m:ctrlPr>
              <w:rPr>
                <w:rFonts w:ascii="Cambria Math" w:eastAsia="MS Mincho" w:hAnsi="Cambria Math"/>
                <w:i/>
                <w:color w:val="000000" w:themeColor="text1"/>
                <w:sz w:val="28"/>
                <w:szCs w:val="28"/>
              </w:rPr>
            </m:ctrlPr>
          </m:naryPr>
          <m:sub>
            <m:r>
              <w:rPr>
                <w:rFonts w:ascii="Cambria Math" w:eastAsia="MS Mincho" w:hAnsi="Cambria Math"/>
                <w:color w:val="000000" w:themeColor="text1"/>
                <w:sz w:val="28"/>
                <w:szCs w:val="28"/>
              </w:rPr>
              <m:t>i=1</m:t>
            </m:r>
            <m:ctrlPr>
              <w:rPr>
                <w:rFonts w:ascii="Cambria Math" w:eastAsia="MS Mincho" w:hAnsi="Cambria Math"/>
                <w:color w:val="000000" w:themeColor="text1"/>
                <w:sz w:val="28"/>
                <w:szCs w:val="28"/>
              </w:rPr>
            </m:ctrlPr>
          </m:sub>
          <m:sup>
            <m:r>
              <w:rPr>
                <w:rFonts w:ascii="Cambria Math" w:eastAsia="MS Mincho" w:hAnsi="Cambria Math"/>
                <w:color w:val="000000" w:themeColor="text1"/>
                <w:sz w:val="28"/>
                <w:szCs w:val="28"/>
              </w:rPr>
              <m:t>N</m:t>
            </m:r>
            <m:ctrlPr>
              <w:rPr>
                <w:rFonts w:ascii="Cambria Math" w:eastAsia="MS Mincho" w:hAnsi="Cambria Math"/>
                <w:color w:val="000000" w:themeColor="text1"/>
                <w:sz w:val="28"/>
                <w:szCs w:val="28"/>
              </w:rPr>
            </m:ctrlPr>
          </m:sup>
          <m:e>
            <m:r>
              <w:rPr>
                <w:rFonts w:ascii="Cambria Math" w:eastAsia="MS Mincho" w:hAnsi="Cambria Math"/>
                <w:color w:val="000000" w:themeColor="text1"/>
                <w:sz w:val="28"/>
                <w:szCs w:val="28"/>
              </w:rPr>
              <m:t>[</m:t>
            </m:r>
            <m:ctrlPr>
              <w:rPr>
                <w:rFonts w:ascii="Cambria Math" w:eastAsia="MS Mincho" w:hAnsi="Cambria Math"/>
                <w:color w:val="000000" w:themeColor="text1"/>
                <w:sz w:val="28"/>
                <w:szCs w:val="28"/>
              </w:rPr>
            </m:ctrlPr>
          </m:e>
        </m:nary>
        <m:sSub>
          <m:sSubPr>
            <m:ctrlPr>
              <w:rPr>
                <w:rFonts w:ascii="Cambria Math" w:eastAsia="MS Mincho" w:hAnsi="Cambria Math"/>
                <w:color w:val="000000" w:themeColor="text1"/>
                <w:sz w:val="28"/>
                <w:szCs w:val="28"/>
              </w:rPr>
            </m:ctrlPr>
          </m:sSubPr>
          <m:e>
            <m:r>
              <w:rPr>
                <w:rFonts w:ascii="Cambria Math" w:eastAsia="MS Mincho" w:hAnsi="Cambria Math"/>
                <w:color w:val="000000" w:themeColor="text1"/>
                <w:sz w:val="28"/>
                <w:szCs w:val="28"/>
              </w:rPr>
              <m:t>y</m:t>
            </m:r>
          </m:e>
          <m:sub>
            <m:r>
              <w:rPr>
                <w:rFonts w:ascii="Cambria Math" w:eastAsia="MS Mincho" w:hAnsi="Cambria Math"/>
                <w:color w:val="000000" w:themeColor="text1"/>
                <w:sz w:val="28"/>
                <w:szCs w:val="28"/>
              </w:rPr>
              <m:t>i</m:t>
            </m:r>
          </m:sub>
        </m:sSub>
        <m:func>
          <m:funcPr>
            <m:ctrlPr>
              <w:rPr>
                <w:rFonts w:ascii="Cambria Math" w:eastAsia="MS Mincho" w:hAnsi="Cambria Math"/>
                <w:color w:val="000000" w:themeColor="text1"/>
                <w:sz w:val="28"/>
                <w:szCs w:val="28"/>
              </w:rPr>
            </m:ctrlPr>
          </m:funcPr>
          <m:fName>
            <m:r>
              <m:rPr>
                <m:sty m:val="p"/>
              </m:rPr>
              <w:rPr>
                <w:rFonts w:ascii="Cambria Math" w:eastAsia="MS Mincho" w:hAnsi="Cambria Math"/>
                <w:color w:val="000000" w:themeColor="text1"/>
                <w:sz w:val="28"/>
                <w:szCs w:val="28"/>
              </w:rPr>
              <m:t>log</m:t>
            </m:r>
          </m:fName>
          <m:e>
            <m:r>
              <w:rPr>
                <w:rFonts w:ascii="Cambria Math" w:eastAsia="MS Mincho" w:hAnsi="Cambria Math"/>
                <w:color w:val="000000" w:themeColor="text1"/>
                <w:sz w:val="28"/>
                <w:szCs w:val="28"/>
              </w:rPr>
              <m:t>(</m:t>
            </m:r>
          </m:e>
        </m:func>
        <m:sSub>
          <m:sSubPr>
            <m:ctrlPr>
              <w:rPr>
                <w:rFonts w:ascii="Cambria Math" w:eastAsia="MS Mincho" w:hAnsi="Cambria Math"/>
                <w:color w:val="000000" w:themeColor="text1"/>
                <w:sz w:val="28"/>
                <w:szCs w:val="28"/>
              </w:rPr>
            </m:ctrlPr>
          </m:sSubPr>
          <m:e>
            <m:acc>
              <m:accPr>
                <m:ctrlPr>
                  <w:rPr>
                    <w:rFonts w:ascii="Cambria Math" w:eastAsia="MS Mincho" w:hAnsi="Cambria Math"/>
                    <w:color w:val="000000" w:themeColor="text1"/>
                    <w:sz w:val="28"/>
                    <w:szCs w:val="28"/>
                  </w:rPr>
                </m:ctrlPr>
              </m:accPr>
              <m:e>
                <m:r>
                  <w:rPr>
                    <w:rFonts w:ascii="Cambria Math" w:eastAsia="MS Mincho" w:hAnsi="Cambria Math"/>
                    <w:color w:val="000000" w:themeColor="text1"/>
                    <w:sz w:val="28"/>
                    <w:szCs w:val="28"/>
                  </w:rPr>
                  <m:t>y</m:t>
                </m:r>
              </m:e>
            </m:acc>
          </m:e>
          <m:sub>
            <m:r>
              <w:rPr>
                <w:rFonts w:ascii="Cambria Math" w:eastAsia="MS Mincho" w:hAnsi="Cambria Math"/>
                <w:color w:val="000000" w:themeColor="text1"/>
                <w:sz w:val="28"/>
                <w:szCs w:val="28"/>
              </w:rPr>
              <m:t>i</m:t>
            </m:r>
          </m:sub>
        </m:sSub>
        <m:r>
          <w:rPr>
            <w:rFonts w:ascii="Cambria Math" w:eastAsia="MS Mincho" w:hAnsi="Cambria Math"/>
            <w:color w:val="000000" w:themeColor="text1"/>
            <w:sz w:val="28"/>
            <w:szCs w:val="28"/>
          </w:rPr>
          <m:t>)+(1-</m:t>
        </m:r>
        <m:sSub>
          <m:sSubPr>
            <m:ctrlPr>
              <w:rPr>
                <w:rFonts w:ascii="Cambria Math" w:eastAsia="MS Mincho" w:hAnsi="Cambria Math"/>
                <w:color w:val="000000" w:themeColor="text1"/>
                <w:sz w:val="28"/>
                <w:szCs w:val="28"/>
              </w:rPr>
            </m:ctrlPr>
          </m:sSubPr>
          <m:e>
            <m:r>
              <w:rPr>
                <w:rFonts w:ascii="Cambria Math" w:eastAsia="MS Mincho" w:hAnsi="Cambria Math"/>
                <w:color w:val="000000" w:themeColor="text1"/>
                <w:sz w:val="28"/>
                <w:szCs w:val="28"/>
              </w:rPr>
              <m:t>y</m:t>
            </m:r>
          </m:e>
          <m:sub>
            <m:r>
              <w:rPr>
                <w:rFonts w:ascii="Cambria Math" w:eastAsia="MS Mincho" w:hAnsi="Cambria Math"/>
                <w:color w:val="000000" w:themeColor="text1"/>
                <w:sz w:val="28"/>
                <w:szCs w:val="28"/>
              </w:rPr>
              <m:t>i</m:t>
            </m:r>
          </m:sub>
        </m:sSub>
        <m:r>
          <w:rPr>
            <w:rFonts w:ascii="Cambria Math" w:eastAsia="MS Mincho" w:hAnsi="Cambria Math"/>
            <w:color w:val="000000" w:themeColor="text1"/>
            <w:sz w:val="28"/>
            <w:szCs w:val="28"/>
          </w:rPr>
          <m:t>)</m:t>
        </m:r>
        <m:func>
          <m:funcPr>
            <m:ctrlPr>
              <w:rPr>
                <w:rFonts w:ascii="Cambria Math" w:eastAsia="MS Mincho" w:hAnsi="Cambria Math"/>
                <w:color w:val="000000" w:themeColor="text1"/>
                <w:sz w:val="28"/>
                <w:szCs w:val="28"/>
              </w:rPr>
            </m:ctrlPr>
          </m:funcPr>
          <m:fName>
            <m:r>
              <m:rPr>
                <m:sty m:val="p"/>
              </m:rPr>
              <w:rPr>
                <w:rFonts w:ascii="Cambria Math" w:eastAsia="MS Mincho" w:hAnsi="Cambria Math"/>
                <w:color w:val="000000" w:themeColor="text1"/>
                <w:sz w:val="28"/>
                <w:szCs w:val="28"/>
              </w:rPr>
              <m:t>log</m:t>
            </m:r>
          </m:fName>
          <m:e>
            <m:r>
              <w:rPr>
                <w:rFonts w:ascii="Cambria Math" w:eastAsia="MS Mincho" w:hAnsi="Cambria Math"/>
                <w:color w:val="000000" w:themeColor="text1"/>
                <w:sz w:val="28"/>
                <w:szCs w:val="28"/>
              </w:rPr>
              <m:t>(</m:t>
            </m:r>
          </m:e>
        </m:func>
        <m:r>
          <w:rPr>
            <w:rFonts w:ascii="Cambria Math" w:eastAsia="MS Mincho" w:hAnsi="Cambria Math"/>
            <w:color w:val="000000" w:themeColor="text1"/>
            <w:sz w:val="28"/>
            <w:szCs w:val="28"/>
          </w:rPr>
          <m:t>1-</m:t>
        </m:r>
        <m:sSub>
          <m:sSubPr>
            <m:ctrlPr>
              <w:rPr>
                <w:rFonts w:ascii="Cambria Math" w:eastAsia="MS Mincho" w:hAnsi="Cambria Math"/>
                <w:color w:val="000000" w:themeColor="text1"/>
                <w:sz w:val="28"/>
                <w:szCs w:val="28"/>
              </w:rPr>
            </m:ctrlPr>
          </m:sSubPr>
          <m:e>
            <m:acc>
              <m:accPr>
                <m:ctrlPr>
                  <w:rPr>
                    <w:rFonts w:ascii="Cambria Math" w:eastAsia="MS Mincho" w:hAnsi="Cambria Math"/>
                    <w:color w:val="000000" w:themeColor="text1"/>
                    <w:sz w:val="28"/>
                    <w:szCs w:val="28"/>
                  </w:rPr>
                </m:ctrlPr>
              </m:accPr>
              <m:e>
                <m:r>
                  <w:rPr>
                    <w:rFonts w:ascii="Cambria Math" w:eastAsia="MS Mincho" w:hAnsi="Cambria Math"/>
                    <w:color w:val="000000" w:themeColor="text1"/>
                    <w:sz w:val="28"/>
                    <w:szCs w:val="28"/>
                  </w:rPr>
                  <m:t>y</m:t>
                </m:r>
              </m:e>
            </m:acc>
          </m:e>
          <m:sub>
            <m:r>
              <w:rPr>
                <w:rFonts w:ascii="Cambria Math" w:eastAsia="MS Mincho" w:hAnsi="Cambria Math"/>
                <w:color w:val="000000" w:themeColor="text1"/>
                <w:sz w:val="28"/>
                <w:szCs w:val="28"/>
              </w:rPr>
              <m:t>i</m:t>
            </m:r>
          </m:sub>
        </m:sSub>
        <m:r>
          <w:rPr>
            <w:rFonts w:ascii="Cambria Math" w:eastAsia="MS Mincho" w:hAnsi="Cambria Math"/>
            <w:color w:val="000000" w:themeColor="text1"/>
            <w:sz w:val="28"/>
            <w:szCs w:val="28"/>
          </w:rPr>
          <m:t>)]</m:t>
        </m:r>
      </m:oMath>
      <w:r w:rsidRPr="004B4242">
        <w:rPr>
          <w:rFonts w:hint="eastAsia"/>
          <w:color w:val="000000" w:themeColor="text1"/>
          <w:sz w:val="28"/>
          <w:szCs w:val="28"/>
        </w:rPr>
        <w:t>；</w:t>
      </w:r>
    </w:p>
    <w:p w14:paraId="697FB234" w14:textId="551F5A1B" w:rsidR="00F4044E" w:rsidRPr="004B4242" w:rsidRDefault="00F4044E" w:rsidP="00F4044E">
      <w:pPr>
        <w:ind w:firstLine="576"/>
        <w:rPr>
          <w:color w:val="000000" w:themeColor="text1"/>
          <w:sz w:val="28"/>
          <w:szCs w:val="28"/>
        </w:rPr>
      </w:pPr>
      <w:r w:rsidRPr="004B4242">
        <w:rPr>
          <w:color w:val="000000" w:themeColor="text1"/>
          <w:sz w:val="28"/>
          <w:szCs w:val="28"/>
        </w:rPr>
        <w:t>其中，</w:t>
      </w:r>
      <m:oMath>
        <m:r>
          <m:rPr>
            <m:scr m:val="script"/>
          </m:rPr>
          <w:rPr>
            <w:rFonts w:ascii="Cambria Math" w:eastAsia="MS Mincho" w:hAnsi="Cambria Math"/>
            <w:color w:val="000000" w:themeColor="text1"/>
            <w:sz w:val="28"/>
            <w:szCs w:val="28"/>
          </w:rPr>
          <m:t>L</m:t>
        </m:r>
      </m:oMath>
      <w:r w:rsidRPr="004B4242">
        <w:rPr>
          <w:color w:val="000000" w:themeColor="text1"/>
          <w:sz w:val="28"/>
          <w:szCs w:val="28"/>
        </w:rPr>
        <w:t>为损失函数；</w:t>
      </w:r>
      <m:oMath>
        <m:r>
          <w:rPr>
            <w:rFonts w:ascii="Cambria Math" w:hAnsi="Cambria Math"/>
            <w:color w:val="000000" w:themeColor="text1"/>
            <w:sz w:val="28"/>
            <w:szCs w:val="28"/>
          </w:rPr>
          <m:t>N</m:t>
        </m:r>
      </m:oMath>
      <w:r w:rsidRPr="004B4242">
        <w:rPr>
          <w:color w:val="000000" w:themeColor="text1"/>
          <w:sz w:val="28"/>
          <w:szCs w:val="28"/>
        </w:rPr>
        <w:t>为样本总数；</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i</m:t>
            </m:r>
          </m:sub>
        </m:sSub>
        <m:r>
          <w:rPr>
            <w:rFonts w:ascii="Cambria Math" w:hAnsi="Cambria Math"/>
            <w:color w:val="000000" w:themeColor="text1"/>
            <w:sz w:val="28"/>
            <w:szCs w:val="28"/>
          </w:rPr>
          <m:t>∈{0,1}</m:t>
        </m:r>
      </m:oMath>
      <w:r w:rsidRPr="004B4242">
        <w:rPr>
          <w:color w:val="000000" w:themeColor="text1"/>
          <w:sz w:val="28"/>
          <w:szCs w:val="28"/>
        </w:rPr>
        <w:t>为第</w:t>
      </w:r>
      <m:oMath>
        <m:r>
          <w:rPr>
            <w:rFonts w:ascii="Cambria Math" w:hAnsi="Cambria Math"/>
            <w:color w:val="000000" w:themeColor="text1"/>
            <w:sz w:val="28"/>
            <w:szCs w:val="28"/>
          </w:rPr>
          <m:t>i</m:t>
        </m:r>
      </m:oMath>
      <w:r w:rsidRPr="004B4242">
        <w:rPr>
          <w:color w:val="000000" w:themeColor="text1"/>
          <w:sz w:val="28"/>
          <w:szCs w:val="28"/>
        </w:rPr>
        <w:t>个样本</w:t>
      </w:r>
      <w:ins w:id="43" w:author="admin" w:date="2026-01-23T20:35:00Z">
        <w:r w:rsidR="000078E5">
          <w:rPr>
            <w:rFonts w:hint="eastAsia"/>
            <w:color w:val="000000" w:themeColor="text1"/>
            <w:sz w:val="28"/>
            <w:szCs w:val="28"/>
          </w:rPr>
          <w:t>是否具备某一</w:t>
        </w:r>
      </w:ins>
      <w:del w:id="44" w:author="admin" w:date="2026-01-23T20:35:00Z">
        <w:r w:rsidRPr="004B4242" w:rsidDel="000078E5">
          <w:rPr>
            <w:color w:val="000000" w:themeColor="text1"/>
            <w:sz w:val="28"/>
            <w:szCs w:val="28"/>
          </w:rPr>
          <w:delText>的真实</w:delText>
        </w:r>
      </w:del>
      <w:r w:rsidR="00DA0D90" w:rsidRPr="004B4242">
        <w:rPr>
          <w:rFonts w:hint="eastAsia"/>
          <w:color w:val="000000" w:themeColor="text1"/>
          <w:sz w:val="28"/>
          <w:szCs w:val="28"/>
        </w:rPr>
        <w:t>GO</w:t>
      </w:r>
      <w:r w:rsidR="00DA0D90" w:rsidRPr="004B4242">
        <w:rPr>
          <w:rFonts w:hint="eastAsia"/>
          <w:color w:val="000000" w:themeColor="text1"/>
          <w:sz w:val="28"/>
          <w:szCs w:val="28"/>
        </w:rPr>
        <w:t>功能</w:t>
      </w:r>
      <w:r w:rsidRPr="004B4242">
        <w:rPr>
          <w:color w:val="000000" w:themeColor="text1"/>
          <w:sz w:val="28"/>
          <w:szCs w:val="28"/>
        </w:rPr>
        <w:t>标签</w:t>
      </w:r>
      <w:ins w:id="45" w:author="admin" w:date="2026-01-23T20:35:00Z">
        <w:r w:rsidR="000078E5">
          <w:rPr>
            <w:rFonts w:hint="eastAsia"/>
            <w:color w:val="000000" w:themeColor="text1"/>
            <w:sz w:val="28"/>
            <w:szCs w:val="28"/>
          </w:rPr>
          <w:t>的</w:t>
        </w:r>
      </w:ins>
      <w:ins w:id="46" w:author="admin" w:date="2026-01-26T10:39:00Z">
        <w:r w:rsidR="00486655">
          <w:rPr>
            <w:rFonts w:hint="eastAsia"/>
            <w:color w:val="000000" w:themeColor="text1"/>
            <w:sz w:val="28"/>
            <w:szCs w:val="28"/>
          </w:rPr>
          <w:t>真实</w:t>
        </w:r>
      </w:ins>
      <w:bookmarkStart w:id="47" w:name="_GoBack"/>
      <w:bookmarkEnd w:id="47"/>
      <w:ins w:id="48" w:author="admin" w:date="2026-01-23T20:35:00Z">
        <w:r w:rsidR="000078E5">
          <w:rPr>
            <w:rFonts w:hint="eastAsia"/>
            <w:color w:val="000000" w:themeColor="text1"/>
            <w:sz w:val="28"/>
            <w:szCs w:val="28"/>
          </w:rPr>
          <w:t>情况（</w:t>
        </w:r>
        <w:r w:rsidR="000078E5">
          <w:rPr>
            <w:color w:val="000000" w:themeColor="text1"/>
            <w:sz w:val="28"/>
            <w:szCs w:val="28"/>
          </w:rPr>
          <w:t>0</w:t>
        </w:r>
        <w:r w:rsidR="000078E5">
          <w:rPr>
            <w:rFonts w:hint="eastAsia"/>
            <w:color w:val="000000" w:themeColor="text1"/>
            <w:sz w:val="28"/>
            <w:szCs w:val="28"/>
          </w:rPr>
          <w:t>表示不具备该</w:t>
        </w:r>
        <w:r w:rsidR="000078E5">
          <w:rPr>
            <w:rFonts w:hint="eastAsia"/>
            <w:color w:val="000000" w:themeColor="text1"/>
            <w:sz w:val="28"/>
            <w:szCs w:val="28"/>
          </w:rPr>
          <w:t>GO</w:t>
        </w:r>
        <w:r w:rsidR="000078E5">
          <w:rPr>
            <w:rFonts w:hint="eastAsia"/>
            <w:color w:val="000000" w:themeColor="text1"/>
            <w:sz w:val="28"/>
            <w:szCs w:val="28"/>
          </w:rPr>
          <w:t>功能标签，</w:t>
        </w:r>
        <w:r w:rsidR="000078E5">
          <w:rPr>
            <w:rFonts w:hint="eastAsia"/>
            <w:color w:val="000000" w:themeColor="text1"/>
            <w:sz w:val="28"/>
            <w:szCs w:val="28"/>
          </w:rPr>
          <w:t>1</w:t>
        </w:r>
        <w:r w:rsidR="000078E5">
          <w:rPr>
            <w:rFonts w:hint="eastAsia"/>
            <w:color w:val="000000" w:themeColor="text1"/>
            <w:sz w:val="28"/>
            <w:szCs w:val="28"/>
          </w:rPr>
          <w:t>表示具备该</w:t>
        </w:r>
      </w:ins>
      <w:ins w:id="49" w:author="admin" w:date="2026-01-23T20:36:00Z">
        <w:r w:rsidR="000078E5">
          <w:rPr>
            <w:rFonts w:hint="eastAsia"/>
            <w:color w:val="000000" w:themeColor="text1"/>
            <w:sz w:val="28"/>
            <w:szCs w:val="28"/>
          </w:rPr>
          <w:t>GO</w:t>
        </w:r>
        <w:r w:rsidR="000078E5">
          <w:rPr>
            <w:rFonts w:hint="eastAsia"/>
            <w:color w:val="000000" w:themeColor="text1"/>
            <w:sz w:val="28"/>
            <w:szCs w:val="28"/>
          </w:rPr>
          <w:t>标签</w:t>
        </w:r>
      </w:ins>
      <w:ins w:id="50" w:author="admin" w:date="2026-01-23T20:35:00Z">
        <w:r w:rsidR="000078E5">
          <w:rPr>
            <w:rFonts w:hint="eastAsia"/>
            <w:color w:val="000000" w:themeColor="text1"/>
            <w:sz w:val="28"/>
            <w:szCs w:val="28"/>
          </w:rPr>
          <w:t>）</w:t>
        </w:r>
      </w:ins>
      <w:r w:rsidRPr="004B4242">
        <w:rPr>
          <w:color w:val="000000" w:themeColor="text1"/>
          <w:sz w:val="28"/>
          <w:szCs w:val="28"/>
        </w:rPr>
        <w:t>，</w:t>
      </w:r>
      <m:oMath>
        <m:sSub>
          <m:sSubPr>
            <m:ctrlPr>
              <w:rPr>
                <w:rFonts w:ascii="Cambria Math" w:eastAsia="MS Mincho" w:hAnsi="Cambria Math"/>
                <w:color w:val="000000" w:themeColor="text1"/>
                <w:sz w:val="28"/>
                <w:szCs w:val="28"/>
              </w:rPr>
            </m:ctrlPr>
          </m:sSubPr>
          <m:e>
            <m:acc>
              <m:accPr>
                <m:ctrlPr>
                  <w:rPr>
                    <w:rFonts w:ascii="Cambria Math" w:eastAsia="MS Mincho" w:hAnsi="Cambria Math"/>
                    <w:color w:val="000000" w:themeColor="text1"/>
                    <w:sz w:val="28"/>
                    <w:szCs w:val="28"/>
                  </w:rPr>
                </m:ctrlPr>
              </m:accPr>
              <m:e>
                <m:r>
                  <w:rPr>
                    <w:rFonts w:ascii="Cambria Math" w:eastAsia="MS Mincho" w:hAnsi="Cambria Math"/>
                    <w:color w:val="000000" w:themeColor="text1"/>
                    <w:sz w:val="28"/>
                    <w:szCs w:val="28"/>
                  </w:rPr>
                  <m:t>y</m:t>
                </m:r>
              </m:e>
            </m:acc>
          </m:e>
          <m:sub>
            <m:r>
              <w:rPr>
                <w:rFonts w:ascii="Cambria Math" w:eastAsia="MS Mincho" w:hAnsi="Cambria Math"/>
                <w:color w:val="000000" w:themeColor="text1"/>
                <w:sz w:val="28"/>
                <w:szCs w:val="28"/>
              </w:rPr>
              <m:t>i</m:t>
            </m:r>
          </m:sub>
        </m:sSub>
      </m:oMath>
      <w:r w:rsidRPr="004B4242">
        <w:rPr>
          <w:color w:val="000000" w:themeColor="text1"/>
          <w:sz w:val="28"/>
          <w:szCs w:val="28"/>
        </w:rPr>
        <w:t>为模型对第</w:t>
      </w:r>
      <m:oMath>
        <m:r>
          <w:rPr>
            <w:rFonts w:ascii="Cambria Math" w:hAnsi="Cambria Math"/>
            <w:color w:val="000000" w:themeColor="text1"/>
            <w:sz w:val="28"/>
            <w:szCs w:val="28"/>
          </w:rPr>
          <m:t>i</m:t>
        </m:r>
      </m:oMath>
      <w:r w:rsidRPr="004B4242">
        <w:rPr>
          <w:color w:val="000000" w:themeColor="text1"/>
          <w:sz w:val="28"/>
          <w:szCs w:val="28"/>
        </w:rPr>
        <w:t>个样本输出的预测概率</w:t>
      </w:r>
      <w:r w:rsidR="00695D89" w:rsidRPr="004B4242">
        <w:rPr>
          <w:rFonts w:hint="eastAsia"/>
          <w:color w:val="000000" w:themeColor="text1"/>
          <w:sz w:val="28"/>
          <w:szCs w:val="28"/>
        </w:rPr>
        <w:t>（即蛋白质是否具备某一</w:t>
      </w:r>
      <w:r w:rsidR="00695D89" w:rsidRPr="004B4242">
        <w:rPr>
          <w:rFonts w:hint="eastAsia"/>
          <w:color w:val="000000" w:themeColor="text1"/>
          <w:sz w:val="28"/>
          <w:szCs w:val="28"/>
        </w:rPr>
        <w:t>GO</w:t>
      </w:r>
      <w:r w:rsidR="00695D89" w:rsidRPr="004B4242">
        <w:rPr>
          <w:rFonts w:hint="eastAsia"/>
          <w:color w:val="000000" w:themeColor="text1"/>
          <w:sz w:val="28"/>
          <w:szCs w:val="28"/>
        </w:rPr>
        <w:t>功能标签的</w:t>
      </w:r>
      <w:r w:rsidR="00E807CD" w:rsidRPr="004B4242">
        <w:rPr>
          <w:rFonts w:hint="eastAsia"/>
          <w:color w:val="000000" w:themeColor="text1"/>
          <w:sz w:val="28"/>
          <w:szCs w:val="28"/>
        </w:rPr>
        <w:t>预测</w:t>
      </w:r>
      <w:r w:rsidR="00695D89" w:rsidRPr="004B4242">
        <w:rPr>
          <w:rFonts w:hint="eastAsia"/>
          <w:color w:val="000000" w:themeColor="text1"/>
          <w:sz w:val="28"/>
          <w:szCs w:val="28"/>
        </w:rPr>
        <w:t>概率）</w:t>
      </w:r>
      <w:r w:rsidRPr="004B4242">
        <w:rPr>
          <w:color w:val="000000" w:themeColor="text1"/>
          <w:sz w:val="28"/>
          <w:szCs w:val="28"/>
        </w:rPr>
        <w:t>。</w:t>
      </w:r>
    </w:p>
    <w:p w14:paraId="343CE037" w14:textId="7AEA8F90" w:rsidR="001E3E26" w:rsidRPr="004B4242" w:rsidRDefault="00777EBE" w:rsidP="001E3E26">
      <w:pPr>
        <w:ind w:firstLine="576"/>
        <w:rPr>
          <w:color w:val="000000" w:themeColor="text1"/>
          <w:sz w:val="28"/>
          <w:szCs w:val="28"/>
        </w:rPr>
      </w:pPr>
      <w:r w:rsidRPr="004B4242">
        <w:rPr>
          <w:color w:val="000000" w:themeColor="text1"/>
          <w:sz w:val="28"/>
          <w:szCs w:val="28"/>
        </w:rPr>
        <w:t>S44</w:t>
      </w:r>
      <w:r w:rsidRPr="004B4242">
        <w:rPr>
          <w:rFonts w:hint="eastAsia"/>
          <w:color w:val="000000" w:themeColor="text1"/>
          <w:sz w:val="28"/>
          <w:szCs w:val="28"/>
        </w:rPr>
        <w:t>、</w:t>
      </w:r>
      <w:r w:rsidR="002A27B1" w:rsidRPr="004B4242">
        <w:rPr>
          <w:color w:val="000000" w:themeColor="text1"/>
          <w:sz w:val="28"/>
          <w:szCs w:val="28"/>
        </w:rPr>
        <w:t>根据所述</w:t>
      </w:r>
      <w:r w:rsidR="002A27B1" w:rsidRPr="004B4242">
        <w:rPr>
          <w:bCs/>
          <w:color w:val="000000" w:themeColor="text1"/>
          <w:sz w:val="28"/>
          <w:szCs w:val="28"/>
        </w:rPr>
        <w:t>交叉熵损失函数对投影网络、</w:t>
      </w:r>
      <w:r w:rsidR="002A27B1" w:rsidRPr="004B4242">
        <w:rPr>
          <w:rFonts w:hint="eastAsia"/>
          <w:bCs/>
          <w:color w:val="000000" w:themeColor="text1"/>
          <w:sz w:val="28"/>
          <w:szCs w:val="28"/>
        </w:rPr>
        <w:t>共享</w:t>
      </w:r>
      <w:r w:rsidR="002A27B1" w:rsidRPr="004B4242">
        <w:rPr>
          <w:bCs/>
          <w:color w:val="000000" w:themeColor="text1"/>
          <w:sz w:val="28"/>
          <w:szCs w:val="28"/>
        </w:rPr>
        <w:t>多层感知机</w:t>
      </w:r>
      <w:r w:rsidR="002A27B1" w:rsidRPr="004B4242">
        <w:rPr>
          <w:rFonts w:hint="eastAsia"/>
          <w:bCs/>
          <w:color w:val="000000" w:themeColor="text1"/>
          <w:sz w:val="28"/>
          <w:szCs w:val="28"/>
        </w:rPr>
        <w:t>网络</w:t>
      </w:r>
      <w:r w:rsidR="002A27B1" w:rsidRPr="004B4242">
        <w:rPr>
          <w:bCs/>
          <w:color w:val="000000" w:themeColor="text1"/>
          <w:sz w:val="28"/>
          <w:szCs w:val="28"/>
        </w:rPr>
        <w:t>、门控网络和全连接网络进行训练</w:t>
      </w:r>
      <w:r w:rsidR="00695D89" w:rsidRPr="004B4242">
        <w:rPr>
          <w:rFonts w:hint="eastAsia"/>
          <w:bCs/>
          <w:color w:val="000000" w:themeColor="text1"/>
          <w:sz w:val="28"/>
          <w:szCs w:val="28"/>
        </w:rPr>
        <w:t>（进行训练时数据集可划分为训练集和测试集）</w:t>
      </w:r>
      <w:r w:rsidR="002A27B1" w:rsidRPr="004B4242">
        <w:rPr>
          <w:bCs/>
          <w:color w:val="000000" w:themeColor="text1"/>
          <w:sz w:val="28"/>
          <w:szCs w:val="28"/>
        </w:rPr>
        <w:t>，直至交叉熵损失函数收敛，得到所述</w:t>
      </w:r>
      <w:r w:rsidR="002A27B1" w:rsidRPr="004B4242">
        <w:rPr>
          <w:color w:val="000000" w:themeColor="text1"/>
          <w:sz w:val="28"/>
          <w:szCs w:val="28"/>
        </w:rPr>
        <w:t>蛋白质功能预测模型。</w:t>
      </w:r>
    </w:p>
    <w:p w14:paraId="13928173" w14:textId="33FC2706" w:rsidR="00E807CD" w:rsidRPr="004B4242" w:rsidRDefault="00E807CD" w:rsidP="001E3E26">
      <w:pPr>
        <w:ind w:firstLine="576"/>
        <w:rPr>
          <w:color w:val="000000" w:themeColor="text1"/>
          <w:sz w:val="28"/>
          <w:szCs w:val="28"/>
        </w:rPr>
      </w:pPr>
      <w:r w:rsidRPr="004B4242">
        <w:rPr>
          <w:rFonts w:hint="eastAsia"/>
          <w:color w:val="000000" w:themeColor="text1"/>
          <w:sz w:val="28"/>
          <w:szCs w:val="28"/>
        </w:rPr>
        <w:t>本步骤中，在训练过程中，调整</w:t>
      </w:r>
      <w:r w:rsidRPr="004B4242">
        <w:rPr>
          <w:bCs/>
          <w:color w:val="000000" w:themeColor="text1"/>
          <w:sz w:val="28"/>
          <w:szCs w:val="28"/>
        </w:rPr>
        <w:t>投影网络、</w:t>
      </w:r>
      <w:r w:rsidRPr="004B4242">
        <w:rPr>
          <w:rFonts w:hint="eastAsia"/>
          <w:bCs/>
          <w:color w:val="000000" w:themeColor="text1"/>
          <w:sz w:val="28"/>
          <w:szCs w:val="28"/>
        </w:rPr>
        <w:t>共享</w:t>
      </w:r>
      <w:r w:rsidRPr="004B4242">
        <w:rPr>
          <w:bCs/>
          <w:color w:val="000000" w:themeColor="text1"/>
          <w:sz w:val="28"/>
          <w:szCs w:val="28"/>
        </w:rPr>
        <w:t>多层感知机</w:t>
      </w:r>
      <w:r w:rsidRPr="004B4242">
        <w:rPr>
          <w:rFonts w:hint="eastAsia"/>
          <w:bCs/>
          <w:color w:val="000000" w:themeColor="text1"/>
          <w:sz w:val="28"/>
          <w:szCs w:val="28"/>
        </w:rPr>
        <w:t>网络</w:t>
      </w:r>
      <w:r w:rsidRPr="004B4242">
        <w:rPr>
          <w:bCs/>
          <w:color w:val="000000" w:themeColor="text1"/>
          <w:sz w:val="28"/>
          <w:szCs w:val="28"/>
        </w:rPr>
        <w:t>、门控网络和全连接网络</w:t>
      </w:r>
      <w:r w:rsidRPr="004B4242">
        <w:rPr>
          <w:rFonts w:hint="eastAsia"/>
          <w:bCs/>
          <w:color w:val="000000" w:themeColor="text1"/>
          <w:sz w:val="28"/>
          <w:szCs w:val="28"/>
        </w:rPr>
        <w:t>的参数，直至</w:t>
      </w:r>
      <w:r w:rsidRPr="004B4242">
        <w:rPr>
          <w:bCs/>
          <w:color w:val="000000" w:themeColor="text1"/>
          <w:sz w:val="28"/>
          <w:szCs w:val="28"/>
        </w:rPr>
        <w:t>交叉熵损失函数收敛</w:t>
      </w:r>
      <w:r w:rsidRPr="004B4242">
        <w:rPr>
          <w:rFonts w:hint="eastAsia"/>
          <w:bCs/>
          <w:color w:val="000000" w:themeColor="text1"/>
          <w:sz w:val="28"/>
          <w:szCs w:val="28"/>
        </w:rPr>
        <w:t>。</w:t>
      </w:r>
    </w:p>
    <w:p w14:paraId="384E8212" w14:textId="73A6A3D9" w:rsidR="00EF347A" w:rsidRPr="004B4242" w:rsidRDefault="00695D89" w:rsidP="001E3E26">
      <w:pPr>
        <w:ind w:firstLine="576"/>
        <w:rPr>
          <w:color w:val="000000" w:themeColor="text1"/>
          <w:sz w:val="28"/>
          <w:szCs w:val="28"/>
        </w:rPr>
      </w:pPr>
      <w:r w:rsidRPr="004B4242">
        <w:rPr>
          <w:rFonts w:hint="eastAsia"/>
          <w:color w:val="000000" w:themeColor="text1"/>
          <w:sz w:val="28"/>
          <w:szCs w:val="28"/>
        </w:rPr>
        <w:t>通过上述方法训练得到</w:t>
      </w:r>
      <w:r w:rsidRPr="004B4242">
        <w:rPr>
          <w:color w:val="000000" w:themeColor="text1"/>
          <w:sz w:val="28"/>
          <w:szCs w:val="28"/>
        </w:rPr>
        <w:t>的蛋白质功能预测模型对蛋白质功能</w:t>
      </w:r>
      <w:r w:rsidR="000B1FFE" w:rsidRPr="004B4242">
        <w:rPr>
          <w:rFonts w:hint="eastAsia"/>
          <w:color w:val="000000" w:themeColor="text1"/>
          <w:sz w:val="28"/>
          <w:szCs w:val="28"/>
        </w:rPr>
        <w:t>可</w:t>
      </w:r>
      <w:r w:rsidRPr="004B4242">
        <w:rPr>
          <w:color w:val="000000" w:themeColor="text1"/>
          <w:sz w:val="28"/>
          <w:szCs w:val="28"/>
        </w:rPr>
        <w:t>实现</w:t>
      </w:r>
      <w:r w:rsidR="000B1FFE" w:rsidRPr="004B4242">
        <w:rPr>
          <w:rFonts w:hint="eastAsia"/>
          <w:color w:val="000000" w:themeColor="text1"/>
          <w:sz w:val="28"/>
          <w:szCs w:val="28"/>
        </w:rPr>
        <w:t>精准</w:t>
      </w:r>
      <w:r w:rsidRPr="004B4242">
        <w:rPr>
          <w:color w:val="000000" w:themeColor="text1"/>
          <w:sz w:val="28"/>
          <w:szCs w:val="28"/>
        </w:rPr>
        <w:t>预测，对于训练集数据中未出现过的</w:t>
      </w:r>
      <w:r w:rsidRPr="004B4242">
        <w:rPr>
          <w:color w:val="000000" w:themeColor="text1"/>
          <w:sz w:val="28"/>
          <w:szCs w:val="28"/>
        </w:rPr>
        <w:t>GO</w:t>
      </w:r>
      <w:r w:rsidRPr="004B4242">
        <w:rPr>
          <w:color w:val="000000" w:themeColor="text1"/>
          <w:sz w:val="28"/>
          <w:szCs w:val="28"/>
        </w:rPr>
        <w:t>功能标</w:t>
      </w:r>
      <w:r w:rsidRPr="004B4242">
        <w:rPr>
          <w:rFonts w:ascii="宋体" w:hAnsi="宋体" w:cs="宋体" w:hint="eastAsia"/>
          <w:color w:val="000000" w:themeColor="text1"/>
          <w:sz w:val="28"/>
          <w:szCs w:val="28"/>
        </w:rPr>
        <w:t>签，本发明获得的蛋白质功能预测模型能够直接基于其文本描述获得语义表达</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label</m:t>
            </m:r>
          </m:sub>
        </m:sSub>
      </m:oMath>
      <w:r w:rsidRPr="004B4242">
        <w:rPr>
          <w:rFonts w:ascii="宋体" w:hAnsi="宋体" w:cs="宋体" w:hint="eastAsia"/>
          <w:color w:val="000000" w:themeColor="text1"/>
          <w:sz w:val="28"/>
          <w:szCs w:val="28"/>
        </w:rPr>
        <w:t>并与蛋白质特征输入分类头进行匹配，即可直接计算出该蛋白质具备该新功能的概率，从而实现真正的零样本GO功能预测。为验证本发明</w:t>
      </w:r>
      <w:r w:rsidRPr="004B4242">
        <w:rPr>
          <w:color w:val="000000" w:themeColor="text1"/>
          <w:sz w:val="28"/>
          <w:szCs w:val="28"/>
        </w:rPr>
        <w:t>的有效性，本发明基于公开基准数据集</w:t>
      </w:r>
      <w:r w:rsidRPr="004B4242">
        <w:rPr>
          <w:color w:val="000000" w:themeColor="text1"/>
          <w:sz w:val="28"/>
          <w:szCs w:val="28"/>
        </w:rPr>
        <w:t>CAFA5</w:t>
      </w:r>
      <w:r w:rsidRPr="004B4242">
        <w:rPr>
          <w:color w:val="000000" w:themeColor="text1"/>
          <w:sz w:val="28"/>
          <w:szCs w:val="28"/>
        </w:rPr>
        <w:t>开展对比实验，并沿用</w:t>
      </w:r>
      <w:r w:rsidRPr="004B4242">
        <w:rPr>
          <w:color w:val="000000" w:themeColor="text1"/>
          <w:sz w:val="28"/>
          <w:szCs w:val="28"/>
        </w:rPr>
        <w:t>ProtGO</w:t>
      </w:r>
      <w:r w:rsidRPr="004B4242">
        <w:rPr>
          <w:color w:val="000000" w:themeColor="text1"/>
          <w:sz w:val="28"/>
          <w:szCs w:val="28"/>
        </w:rPr>
        <w:t>的数据集划分方式进行训练与测试。实验结果表明，本发明在常规测试集上取得的</w:t>
      </w:r>
      <w:r w:rsidR="00672E68" w:rsidRPr="004B4242">
        <w:rPr>
          <w:rFonts w:hint="eastAsia"/>
          <w:color w:val="000000" w:themeColor="text1"/>
          <w:sz w:val="28"/>
          <w:szCs w:val="28"/>
        </w:rPr>
        <w:t>综合评价</w:t>
      </w:r>
      <w:r w:rsidRPr="004B4242">
        <w:rPr>
          <w:color w:val="000000" w:themeColor="text1"/>
          <w:sz w:val="28"/>
          <w:szCs w:val="28"/>
        </w:rPr>
        <w:t>指标</w:t>
      </w:r>
      <w:r w:rsidRPr="004B4242">
        <w:rPr>
          <w:color w:val="000000" w:themeColor="text1"/>
          <w:sz w:val="28"/>
          <w:szCs w:val="28"/>
        </w:rPr>
        <w:t>F</w:t>
      </w:r>
      <w:r w:rsidRPr="004B4242">
        <w:rPr>
          <w:color w:val="000000" w:themeColor="text1"/>
          <w:sz w:val="28"/>
          <w:szCs w:val="28"/>
          <w:vertAlign w:val="subscript"/>
        </w:rPr>
        <w:t>max</w:t>
      </w:r>
      <w:r w:rsidRPr="004B4242">
        <w:rPr>
          <w:color w:val="000000" w:themeColor="text1"/>
          <w:sz w:val="28"/>
          <w:szCs w:val="28"/>
        </w:rPr>
        <w:t>=0.5045/0.7611/0.7470</w:t>
      </w:r>
      <w:r w:rsidRPr="004B4242">
        <w:rPr>
          <w:color w:val="000000" w:themeColor="text1"/>
          <w:sz w:val="28"/>
          <w:szCs w:val="28"/>
        </w:rPr>
        <w:t>（</w:t>
      </w:r>
      <w:r w:rsidRPr="004B4242">
        <w:rPr>
          <w:color w:val="000000" w:themeColor="text1"/>
          <w:sz w:val="28"/>
          <w:szCs w:val="28"/>
        </w:rPr>
        <w:t>BP/MF/CC</w:t>
      </w:r>
      <w:r w:rsidRPr="004B4242">
        <w:rPr>
          <w:color w:val="000000" w:themeColor="text1"/>
          <w:sz w:val="28"/>
          <w:szCs w:val="28"/>
        </w:rPr>
        <w:t>），均高于基线模型；并在未见标签集合上取得显著更</w:t>
      </w:r>
      <w:r w:rsidR="000B1FFE" w:rsidRPr="004B4242">
        <w:rPr>
          <w:rFonts w:hint="eastAsia"/>
          <w:color w:val="000000" w:themeColor="text1"/>
          <w:sz w:val="28"/>
          <w:szCs w:val="28"/>
        </w:rPr>
        <w:t>高的</w:t>
      </w:r>
      <w:r w:rsidR="000B1FFE" w:rsidRPr="004B4242">
        <w:rPr>
          <w:rFonts w:hint="eastAsia"/>
          <w:color w:val="000000" w:themeColor="text1"/>
          <w:sz w:val="28"/>
          <w:szCs w:val="28"/>
        </w:rPr>
        <w:t>AUPR</w:t>
      </w:r>
      <w:r w:rsidR="000B1FFE" w:rsidRPr="004B4242">
        <w:rPr>
          <w:rFonts w:hint="eastAsia"/>
          <w:color w:val="000000" w:themeColor="text1"/>
          <w:sz w:val="28"/>
          <w:szCs w:val="28"/>
        </w:rPr>
        <w:t>，</w:t>
      </w:r>
      <w:r w:rsidRPr="004B4242">
        <w:rPr>
          <w:color w:val="000000" w:themeColor="text1"/>
          <w:sz w:val="28"/>
          <w:szCs w:val="28"/>
        </w:rPr>
        <w:t>AUPR=0.2393/0.4806/0.5862</w:t>
      </w:r>
      <w:r w:rsidRPr="004B4242">
        <w:rPr>
          <w:color w:val="000000" w:themeColor="text1"/>
          <w:sz w:val="28"/>
          <w:szCs w:val="28"/>
        </w:rPr>
        <w:t>（</w:t>
      </w:r>
      <w:r w:rsidRPr="004B4242">
        <w:rPr>
          <w:color w:val="000000" w:themeColor="text1"/>
          <w:sz w:val="28"/>
          <w:szCs w:val="28"/>
        </w:rPr>
        <w:t>BP/MF/CC</w:t>
      </w:r>
      <w:r w:rsidRPr="004B4242">
        <w:rPr>
          <w:color w:val="000000" w:themeColor="text1"/>
          <w:sz w:val="28"/>
          <w:szCs w:val="28"/>
        </w:rPr>
        <w:t>），而基线方法在该设定下表现不佳，体现出本发明对长尾未见标签的泛化能力。</w:t>
      </w:r>
      <w:r w:rsidR="00EF347A" w:rsidRPr="004B4242">
        <w:rPr>
          <w:color w:val="000000" w:themeColor="text1"/>
          <w:sz w:val="28"/>
          <w:szCs w:val="28"/>
        </w:rPr>
        <w:t>其中，</w:t>
      </w:r>
      <w:r w:rsidR="00711B2E" w:rsidRPr="004B4242">
        <w:rPr>
          <w:color w:val="000000" w:themeColor="text1"/>
          <w:sz w:val="28"/>
          <w:szCs w:val="28"/>
        </w:rPr>
        <w:t>AUPR</w:t>
      </w:r>
      <w:r w:rsidR="00711B2E" w:rsidRPr="004B4242">
        <w:rPr>
          <w:rFonts w:hint="eastAsia"/>
          <w:color w:val="000000" w:themeColor="text1"/>
          <w:sz w:val="28"/>
          <w:szCs w:val="28"/>
        </w:rPr>
        <w:t>表示精确率</w:t>
      </w:r>
      <w:r w:rsidR="00711B2E" w:rsidRPr="004B4242">
        <w:rPr>
          <w:rFonts w:hint="eastAsia"/>
          <w:color w:val="000000" w:themeColor="text1"/>
          <w:sz w:val="28"/>
          <w:szCs w:val="28"/>
        </w:rPr>
        <w:t>-</w:t>
      </w:r>
      <w:r w:rsidR="00711B2E" w:rsidRPr="004B4242">
        <w:rPr>
          <w:rFonts w:hint="eastAsia"/>
          <w:color w:val="000000" w:themeColor="text1"/>
          <w:sz w:val="28"/>
          <w:szCs w:val="28"/>
        </w:rPr>
        <w:t>召回率曲线下面积（</w:t>
      </w:r>
      <w:r w:rsidR="00711B2E" w:rsidRPr="004B4242">
        <w:rPr>
          <w:color w:val="000000" w:themeColor="text1"/>
          <w:sz w:val="28"/>
          <w:szCs w:val="28"/>
        </w:rPr>
        <w:t>Area Under the Precision-Recall Curve</w:t>
      </w:r>
      <w:r w:rsidR="00711B2E" w:rsidRPr="004B4242">
        <w:rPr>
          <w:rFonts w:hint="eastAsia"/>
          <w:color w:val="000000" w:themeColor="text1"/>
          <w:sz w:val="28"/>
          <w:szCs w:val="28"/>
        </w:rPr>
        <w:t>），</w:t>
      </w:r>
      <w:r w:rsidR="00EF347A" w:rsidRPr="004B4242">
        <w:rPr>
          <w:color w:val="000000" w:themeColor="text1"/>
          <w:sz w:val="28"/>
          <w:szCs w:val="28"/>
        </w:rPr>
        <w:t>BP</w:t>
      </w:r>
      <w:r w:rsidR="00EF347A" w:rsidRPr="004B4242">
        <w:rPr>
          <w:color w:val="000000" w:themeColor="text1"/>
          <w:sz w:val="28"/>
          <w:szCs w:val="28"/>
        </w:rPr>
        <w:t>表示生物过程（</w:t>
      </w:r>
      <w:r w:rsidR="00EF347A" w:rsidRPr="004B4242">
        <w:rPr>
          <w:color w:val="000000" w:themeColor="text1"/>
          <w:sz w:val="28"/>
          <w:szCs w:val="28"/>
        </w:rPr>
        <w:t>Biological Process</w:t>
      </w:r>
      <w:r w:rsidR="00EF347A" w:rsidRPr="004B4242">
        <w:rPr>
          <w:color w:val="000000" w:themeColor="text1"/>
          <w:sz w:val="28"/>
          <w:szCs w:val="28"/>
        </w:rPr>
        <w:t>），</w:t>
      </w:r>
      <w:r w:rsidR="00EF347A" w:rsidRPr="004B4242">
        <w:rPr>
          <w:color w:val="000000" w:themeColor="text1"/>
          <w:sz w:val="28"/>
          <w:szCs w:val="28"/>
        </w:rPr>
        <w:t>MF</w:t>
      </w:r>
      <w:r w:rsidR="00EF347A" w:rsidRPr="004B4242">
        <w:rPr>
          <w:color w:val="000000" w:themeColor="text1"/>
          <w:sz w:val="28"/>
          <w:szCs w:val="28"/>
        </w:rPr>
        <w:t>表示分子功能（</w:t>
      </w:r>
      <w:r w:rsidR="00EF347A" w:rsidRPr="004B4242">
        <w:rPr>
          <w:color w:val="000000" w:themeColor="text1"/>
          <w:sz w:val="28"/>
          <w:szCs w:val="28"/>
        </w:rPr>
        <w:t>Molecular Function</w:t>
      </w:r>
      <w:r w:rsidR="00EF347A" w:rsidRPr="004B4242">
        <w:rPr>
          <w:color w:val="000000" w:themeColor="text1"/>
          <w:sz w:val="28"/>
          <w:szCs w:val="28"/>
        </w:rPr>
        <w:t>），</w:t>
      </w:r>
      <w:r w:rsidR="00EF347A" w:rsidRPr="004B4242">
        <w:rPr>
          <w:color w:val="000000" w:themeColor="text1"/>
          <w:sz w:val="28"/>
          <w:szCs w:val="28"/>
        </w:rPr>
        <w:t>CC</w:t>
      </w:r>
      <w:r w:rsidR="00EF347A" w:rsidRPr="004B4242">
        <w:rPr>
          <w:color w:val="000000" w:themeColor="text1"/>
          <w:sz w:val="28"/>
          <w:szCs w:val="28"/>
        </w:rPr>
        <w:t>表示细胞组分（</w:t>
      </w:r>
      <w:r w:rsidR="00EF347A" w:rsidRPr="004B4242">
        <w:rPr>
          <w:color w:val="000000" w:themeColor="text1"/>
          <w:sz w:val="28"/>
          <w:szCs w:val="28"/>
        </w:rPr>
        <w:t>Cellular Component</w:t>
      </w:r>
      <w:r w:rsidR="00EF347A" w:rsidRPr="004B4242">
        <w:rPr>
          <w:color w:val="000000" w:themeColor="text1"/>
          <w:sz w:val="28"/>
          <w:szCs w:val="28"/>
        </w:rPr>
        <w:t>）。</w:t>
      </w:r>
    </w:p>
    <w:p w14:paraId="4B15920D" w14:textId="7A5BC0EC" w:rsidR="002A27B1" w:rsidRPr="004B4242" w:rsidRDefault="009D000F" w:rsidP="002A27B1">
      <w:pPr>
        <w:autoSpaceDE w:val="0"/>
        <w:autoSpaceDN w:val="0"/>
        <w:adjustRightInd w:val="0"/>
        <w:ind w:firstLine="570"/>
        <w:rPr>
          <w:color w:val="000000" w:themeColor="text1"/>
          <w:sz w:val="28"/>
          <w:szCs w:val="28"/>
        </w:rPr>
      </w:pPr>
      <w:r w:rsidRPr="004B4242">
        <w:rPr>
          <w:rFonts w:hint="eastAsia"/>
          <w:color w:val="000000" w:themeColor="text1"/>
          <w:sz w:val="28"/>
          <w:szCs w:val="28"/>
        </w:rPr>
        <w:t>本发明实施例还提供</w:t>
      </w:r>
      <w:r w:rsidR="002A27B1" w:rsidRPr="004B4242">
        <w:rPr>
          <w:color w:val="000000" w:themeColor="text1"/>
          <w:sz w:val="28"/>
          <w:szCs w:val="28"/>
        </w:rPr>
        <w:t>一种蛋白质功能的预测方法</w:t>
      </w:r>
      <w:r w:rsidR="00B24C23">
        <w:rPr>
          <w:rFonts w:hint="eastAsia"/>
          <w:color w:val="000000" w:themeColor="text1"/>
          <w:sz w:val="28"/>
          <w:szCs w:val="28"/>
        </w:rPr>
        <w:t>（即具有零样本泛化能力的基于多模态的蛋白质功能的预测方法）</w:t>
      </w:r>
      <w:r w:rsidR="002A27B1" w:rsidRPr="004B4242">
        <w:rPr>
          <w:color w:val="000000" w:themeColor="text1"/>
          <w:sz w:val="28"/>
          <w:szCs w:val="28"/>
        </w:rPr>
        <w:t>，其</w:t>
      </w:r>
      <w:r w:rsidR="003157A4" w:rsidRPr="004B4242">
        <w:rPr>
          <w:rFonts w:hint="eastAsia"/>
          <w:color w:val="000000" w:themeColor="text1"/>
          <w:sz w:val="28"/>
          <w:szCs w:val="28"/>
        </w:rPr>
        <w:t>中</w:t>
      </w:r>
      <w:r w:rsidR="002A27B1" w:rsidRPr="004B4242">
        <w:rPr>
          <w:color w:val="000000" w:themeColor="text1"/>
          <w:sz w:val="28"/>
          <w:szCs w:val="28"/>
        </w:rPr>
        <w:t>，包括如下步骤：</w:t>
      </w:r>
    </w:p>
    <w:p w14:paraId="1590D49E" w14:textId="5AE8B5E4" w:rsidR="002A27B1" w:rsidRPr="004B4242" w:rsidRDefault="002A27B1" w:rsidP="002A27B1">
      <w:pPr>
        <w:autoSpaceDE w:val="0"/>
        <w:autoSpaceDN w:val="0"/>
        <w:adjustRightInd w:val="0"/>
        <w:ind w:firstLine="570"/>
        <w:rPr>
          <w:color w:val="000000" w:themeColor="text1"/>
          <w:sz w:val="28"/>
          <w:szCs w:val="28"/>
        </w:rPr>
      </w:pPr>
      <w:r w:rsidRPr="004B4242">
        <w:rPr>
          <w:color w:val="000000" w:themeColor="text1"/>
          <w:sz w:val="28"/>
          <w:szCs w:val="28"/>
        </w:rPr>
        <w:t>将待测功能的蛋白质的数据输入至</w:t>
      </w:r>
      <w:r w:rsidR="009D000F" w:rsidRPr="004B4242">
        <w:rPr>
          <w:rFonts w:hint="eastAsia"/>
          <w:color w:val="000000" w:themeColor="text1"/>
          <w:sz w:val="28"/>
          <w:szCs w:val="28"/>
        </w:rPr>
        <w:t>本发明如上</w:t>
      </w:r>
      <w:r w:rsidRPr="004B4242">
        <w:rPr>
          <w:color w:val="000000" w:themeColor="text1"/>
          <w:sz w:val="28"/>
          <w:szCs w:val="28"/>
        </w:rPr>
        <w:t>所述的训练方法训练得到的蛋白质功能预测模型</w:t>
      </w:r>
      <w:r w:rsidR="000B1FFE" w:rsidRPr="004B4242">
        <w:rPr>
          <w:rFonts w:hint="eastAsia"/>
          <w:color w:val="000000" w:themeColor="text1"/>
          <w:sz w:val="28"/>
          <w:szCs w:val="28"/>
        </w:rPr>
        <w:t>中</w:t>
      </w:r>
      <w:r w:rsidRPr="004B4242">
        <w:rPr>
          <w:color w:val="000000" w:themeColor="text1"/>
          <w:sz w:val="28"/>
          <w:szCs w:val="28"/>
        </w:rPr>
        <w:t>，得到所述蛋白质功能。</w:t>
      </w:r>
    </w:p>
    <w:p w14:paraId="70396758" w14:textId="77777777" w:rsidR="002A27B1" w:rsidRPr="004B4242" w:rsidRDefault="002A27B1" w:rsidP="002A27B1">
      <w:pPr>
        <w:autoSpaceDE w:val="0"/>
        <w:autoSpaceDN w:val="0"/>
        <w:adjustRightInd w:val="0"/>
        <w:ind w:firstLine="570"/>
        <w:rPr>
          <w:color w:val="000000" w:themeColor="text1"/>
          <w:sz w:val="28"/>
          <w:szCs w:val="28"/>
        </w:rPr>
      </w:pPr>
      <w:r w:rsidRPr="004B4242">
        <w:rPr>
          <w:color w:val="000000" w:themeColor="text1"/>
          <w:sz w:val="28"/>
          <w:szCs w:val="28"/>
        </w:rPr>
        <w:lastRenderedPageBreak/>
        <w:t>所述待</w:t>
      </w:r>
      <w:r w:rsidRPr="004B4242">
        <w:rPr>
          <w:rFonts w:hint="eastAsia"/>
          <w:color w:val="000000" w:themeColor="text1"/>
          <w:sz w:val="28"/>
          <w:szCs w:val="28"/>
        </w:rPr>
        <w:t>测</w:t>
      </w:r>
      <w:r w:rsidRPr="004B4242">
        <w:rPr>
          <w:color w:val="000000" w:themeColor="text1"/>
          <w:sz w:val="28"/>
          <w:szCs w:val="28"/>
        </w:rPr>
        <w:t>功能的蛋白质的数据为蛋白质序列，或所述待测功能的蛋白质的数据为蛋白质序列和蛋白质结构域文本</w:t>
      </w:r>
      <w:r w:rsidRPr="004B4242">
        <w:rPr>
          <w:rFonts w:hint="eastAsia"/>
          <w:color w:val="000000" w:themeColor="text1"/>
          <w:sz w:val="28"/>
          <w:szCs w:val="28"/>
        </w:rPr>
        <w:t>。</w:t>
      </w:r>
    </w:p>
    <w:p w14:paraId="653E92C7" w14:textId="5DD7EAA3" w:rsidR="002A27B1" w:rsidRPr="004B4242" w:rsidRDefault="009D000F" w:rsidP="002A27B1">
      <w:pPr>
        <w:adjustRightInd w:val="0"/>
        <w:spacing w:line="120" w:lineRule="atLeast"/>
        <w:ind w:firstLineChars="200" w:firstLine="560"/>
        <w:rPr>
          <w:color w:val="000000" w:themeColor="text1"/>
          <w:sz w:val="28"/>
          <w:szCs w:val="28"/>
        </w:rPr>
      </w:pPr>
      <w:r w:rsidRPr="004B4242">
        <w:rPr>
          <w:rFonts w:hint="eastAsia"/>
          <w:color w:val="000000" w:themeColor="text1"/>
          <w:sz w:val="28"/>
          <w:szCs w:val="28"/>
        </w:rPr>
        <w:t>本发明实施例还提供</w:t>
      </w:r>
      <w:r w:rsidR="002A27B1" w:rsidRPr="004B4242">
        <w:rPr>
          <w:color w:val="000000" w:themeColor="text1"/>
          <w:sz w:val="28"/>
          <w:szCs w:val="28"/>
        </w:rPr>
        <w:t>一种蛋白质功能预测模型的训练装置，其</w:t>
      </w:r>
      <w:r w:rsidRPr="004B4242">
        <w:rPr>
          <w:rFonts w:hint="eastAsia"/>
          <w:color w:val="000000" w:themeColor="text1"/>
          <w:sz w:val="28"/>
          <w:szCs w:val="28"/>
        </w:rPr>
        <w:t>中</w:t>
      </w:r>
      <w:r w:rsidR="002A27B1" w:rsidRPr="004B4242">
        <w:rPr>
          <w:color w:val="000000" w:themeColor="text1"/>
          <w:sz w:val="28"/>
          <w:szCs w:val="28"/>
        </w:rPr>
        <w:t>，</w:t>
      </w:r>
      <w:r w:rsidRPr="004B4242">
        <w:rPr>
          <w:rFonts w:hint="eastAsia"/>
          <w:color w:val="000000" w:themeColor="text1"/>
          <w:sz w:val="28"/>
          <w:szCs w:val="28"/>
        </w:rPr>
        <w:t>如图</w:t>
      </w:r>
      <w:r w:rsidR="003157A4" w:rsidRPr="004B4242">
        <w:rPr>
          <w:color w:val="000000" w:themeColor="text1"/>
          <w:sz w:val="28"/>
          <w:szCs w:val="28"/>
        </w:rPr>
        <w:t>4</w:t>
      </w:r>
      <w:r w:rsidRPr="004B4242">
        <w:rPr>
          <w:rFonts w:hint="eastAsia"/>
          <w:color w:val="000000" w:themeColor="text1"/>
          <w:sz w:val="28"/>
          <w:szCs w:val="28"/>
        </w:rPr>
        <w:t>所示，</w:t>
      </w:r>
      <w:r w:rsidR="002A27B1" w:rsidRPr="004B4242">
        <w:rPr>
          <w:color w:val="000000" w:themeColor="text1"/>
          <w:sz w:val="28"/>
          <w:szCs w:val="28"/>
        </w:rPr>
        <w:t>所述蛋白质功能预测模型的训练装置包括：</w:t>
      </w:r>
    </w:p>
    <w:p w14:paraId="2C91C738" w14:textId="6825011A" w:rsidR="002A27B1" w:rsidRPr="004B4242" w:rsidRDefault="002A27B1" w:rsidP="002A27B1">
      <w:pPr>
        <w:adjustRightInd w:val="0"/>
        <w:spacing w:line="120" w:lineRule="atLeast"/>
        <w:ind w:firstLineChars="200" w:firstLine="560"/>
        <w:rPr>
          <w:color w:val="000000" w:themeColor="text1"/>
          <w:sz w:val="28"/>
          <w:szCs w:val="28"/>
        </w:rPr>
      </w:pPr>
      <w:r w:rsidRPr="004B4242">
        <w:rPr>
          <w:color w:val="000000" w:themeColor="text1"/>
          <w:sz w:val="28"/>
          <w:szCs w:val="28"/>
        </w:rPr>
        <w:t>数据获取单元</w:t>
      </w:r>
      <w:r w:rsidR="003157A4" w:rsidRPr="004B4242">
        <w:rPr>
          <w:rFonts w:hint="eastAsia"/>
          <w:color w:val="000000" w:themeColor="text1"/>
          <w:sz w:val="28"/>
          <w:szCs w:val="28"/>
        </w:rPr>
        <w:t>1</w:t>
      </w:r>
      <w:r w:rsidRPr="004B4242">
        <w:rPr>
          <w:color w:val="000000" w:themeColor="text1"/>
          <w:sz w:val="28"/>
          <w:szCs w:val="28"/>
        </w:rPr>
        <w:t>，用于获取训练数据集，所述训练数据集包括已知蛋白质的蛋白质序列、蛋白质结构</w:t>
      </w:r>
      <w:r w:rsidR="00BE4066">
        <w:rPr>
          <w:rFonts w:hint="eastAsia"/>
          <w:color w:val="000000" w:themeColor="text1"/>
          <w:sz w:val="28"/>
          <w:szCs w:val="28"/>
        </w:rPr>
        <w:t>域</w:t>
      </w:r>
      <w:r w:rsidRPr="004B4242">
        <w:rPr>
          <w:color w:val="000000" w:themeColor="text1"/>
          <w:sz w:val="28"/>
          <w:szCs w:val="28"/>
        </w:rPr>
        <w:t>文本和</w:t>
      </w:r>
      <w:r w:rsidRPr="004B4242">
        <w:rPr>
          <w:color w:val="000000" w:themeColor="text1"/>
          <w:sz w:val="28"/>
          <w:szCs w:val="28"/>
        </w:rPr>
        <w:t>GO</w:t>
      </w:r>
      <w:r w:rsidRPr="004B4242">
        <w:rPr>
          <w:color w:val="000000" w:themeColor="text1"/>
          <w:sz w:val="28"/>
          <w:szCs w:val="28"/>
        </w:rPr>
        <w:t>功能描述文本；</w:t>
      </w:r>
    </w:p>
    <w:p w14:paraId="6F946A89" w14:textId="70B19DDD" w:rsidR="002A27B1" w:rsidRPr="004B4242" w:rsidRDefault="002A27B1" w:rsidP="002A27B1">
      <w:pPr>
        <w:adjustRightInd w:val="0"/>
        <w:spacing w:line="120" w:lineRule="atLeast"/>
        <w:ind w:firstLineChars="200" w:firstLine="560"/>
        <w:rPr>
          <w:color w:val="000000" w:themeColor="text1"/>
          <w:sz w:val="28"/>
          <w:szCs w:val="28"/>
        </w:rPr>
      </w:pPr>
      <w:r w:rsidRPr="004B4242">
        <w:rPr>
          <w:color w:val="000000" w:themeColor="text1"/>
          <w:sz w:val="28"/>
          <w:szCs w:val="28"/>
        </w:rPr>
        <w:t>数据处理单元</w:t>
      </w:r>
      <w:r w:rsidR="00D672CA">
        <w:rPr>
          <w:rFonts w:hint="eastAsia"/>
          <w:color w:val="000000" w:themeColor="text1"/>
          <w:sz w:val="28"/>
          <w:szCs w:val="28"/>
        </w:rPr>
        <w:t>2</w:t>
      </w:r>
      <w:r w:rsidRPr="004B4242">
        <w:rPr>
          <w:color w:val="000000" w:themeColor="text1"/>
          <w:sz w:val="28"/>
          <w:szCs w:val="28"/>
        </w:rPr>
        <w:t>，用于将所述蛋白质序列、蛋白质结构域文本和</w:t>
      </w:r>
      <w:r w:rsidRPr="004B4242">
        <w:rPr>
          <w:color w:val="000000" w:themeColor="text1"/>
          <w:sz w:val="28"/>
          <w:szCs w:val="28"/>
        </w:rPr>
        <w:t>GO</w:t>
      </w:r>
      <w:r w:rsidRPr="004B4242">
        <w:rPr>
          <w:color w:val="000000" w:themeColor="text1"/>
          <w:sz w:val="28"/>
          <w:szCs w:val="28"/>
        </w:rPr>
        <w:t>功能描述文本分别转换成嵌入表示形式后，分别得到序列模态特征向量、结构域模态特征向量和</w:t>
      </w:r>
      <w:r w:rsidRPr="004B4242">
        <w:rPr>
          <w:color w:val="000000" w:themeColor="text1"/>
          <w:sz w:val="28"/>
          <w:szCs w:val="28"/>
        </w:rPr>
        <w:t>GO</w:t>
      </w:r>
      <w:r w:rsidRPr="004B4242">
        <w:rPr>
          <w:color w:val="000000" w:themeColor="text1"/>
          <w:sz w:val="28"/>
          <w:szCs w:val="28"/>
        </w:rPr>
        <w:t>功能模态特征向量；</w:t>
      </w:r>
    </w:p>
    <w:p w14:paraId="2BC7F6A4" w14:textId="1288CC7E" w:rsidR="002A27B1" w:rsidRPr="004B4242" w:rsidRDefault="002A27B1" w:rsidP="00DC06D0">
      <w:pPr>
        <w:ind w:firstLine="576"/>
        <w:rPr>
          <w:color w:val="000000" w:themeColor="text1"/>
          <w:sz w:val="28"/>
          <w:szCs w:val="28"/>
        </w:rPr>
      </w:pPr>
      <w:r w:rsidRPr="004B4242">
        <w:rPr>
          <w:color w:val="000000" w:themeColor="text1"/>
          <w:sz w:val="28"/>
          <w:szCs w:val="28"/>
        </w:rPr>
        <w:t>模型训练单元</w:t>
      </w:r>
      <w:r w:rsidR="003157A4" w:rsidRPr="004B4242">
        <w:rPr>
          <w:rFonts w:hint="eastAsia"/>
          <w:color w:val="000000" w:themeColor="text1"/>
          <w:sz w:val="28"/>
          <w:szCs w:val="28"/>
        </w:rPr>
        <w:t>3</w:t>
      </w:r>
      <w:r w:rsidRPr="004B4242">
        <w:rPr>
          <w:color w:val="000000" w:themeColor="text1"/>
          <w:sz w:val="28"/>
          <w:szCs w:val="28"/>
        </w:rPr>
        <w:t>，用于</w:t>
      </w:r>
      <w:r w:rsidR="00DC06D0" w:rsidRPr="004B4242">
        <w:rPr>
          <w:color w:val="000000" w:themeColor="text1"/>
          <w:sz w:val="28"/>
          <w:szCs w:val="28"/>
        </w:rPr>
        <w:t>将所述序列模态特征向量、结构域模态特征向量和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模态特征向量分别输入至三个结构相同的投影网络，分别得到序列模态统一空间特征向量、结构域模态统一空间特征向量和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统一空间特征向量；将所述序列模态统一空间特征向量、结构域模态统一空间特征向量和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统一空间特征向量输入至具有自适应门控融合机制的功能预测网络中，对投影网络和功能预测网络进行训练后，得到</w:t>
      </w:r>
      <w:r w:rsidR="00DC06D0" w:rsidRPr="004B4242">
        <w:rPr>
          <w:rFonts w:hint="eastAsia"/>
          <w:color w:val="000000" w:themeColor="text1"/>
          <w:sz w:val="28"/>
          <w:szCs w:val="28"/>
        </w:rPr>
        <w:t>所述</w:t>
      </w:r>
      <w:r w:rsidR="00DC06D0" w:rsidRPr="004B4242">
        <w:rPr>
          <w:color w:val="000000" w:themeColor="text1"/>
          <w:sz w:val="28"/>
          <w:szCs w:val="28"/>
        </w:rPr>
        <w:t>蛋白质功能预测模型。</w:t>
      </w:r>
    </w:p>
    <w:p w14:paraId="314DC892" w14:textId="2E8EC9C7" w:rsidR="002A27B1" w:rsidRPr="004B4242" w:rsidRDefault="00BD7FBD" w:rsidP="002A27B1">
      <w:pPr>
        <w:adjustRightInd w:val="0"/>
        <w:spacing w:line="120" w:lineRule="atLeast"/>
        <w:ind w:firstLineChars="200" w:firstLine="560"/>
        <w:rPr>
          <w:color w:val="000000" w:themeColor="text1"/>
          <w:sz w:val="28"/>
          <w:szCs w:val="28"/>
        </w:rPr>
      </w:pPr>
      <w:r w:rsidRPr="004B4242">
        <w:rPr>
          <w:rFonts w:hint="eastAsia"/>
          <w:color w:val="000000" w:themeColor="text1"/>
          <w:sz w:val="28"/>
          <w:szCs w:val="28"/>
        </w:rPr>
        <w:t>本发明实施例还提供</w:t>
      </w:r>
      <w:r w:rsidR="002A27B1" w:rsidRPr="004B4242">
        <w:rPr>
          <w:color w:val="000000" w:themeColor="text1"/>
          <w:sz w:val="28"/>
          <w:szCs w:val="28"/>
        </w:rPr>
        <w:t>一种蛋白质</w:t>
      </w:r>
      <w:r w:rsidR="000B1FFE" w:rsidRPr="004B4242">
        <w:rPr>
          <w:rFonts w:hint="eastAsia"/>
          <w:color w:val="000000" w:themeColor="text1"/>
          <w:sz w:val="28"/>
          <w:szCs w:val="28"/>
        </w:rPr>
        <w:t>功能</w:t>
      </w:r>
      <w:r w:rsidR="002A27B1" w:rsidRPr="004B4242">
        <w:rPr>
          <w:color w:val="000000" w:themeColor="text1"/>
          <w:sz w:val="28"/>
          <w:szCs w:val="28"/>
        </w:rPr>
        <w:t>的预测装置，其</w:t>
      </w:r>
      <w:r w:rsidRPr="004B4242">
        <w:rPr>
          <w:rFonts w:hint="eastAsia"/>
          <w:color w:val="000000" w:themeColor="text1"/>
          <w:sz w:val="28"/>
          <w:szCs w:val="28"/>
        </w:rPr>
        <w:t>中</w:t>
      </w:r>
      <w:r w:rsidR="002A27B1" w:rsidRPr="004B4242">
        <w:rPr>
          <w:color w:val="000000" w:themeColor="text1"/>
          <w:sz w:val="28"/>
          <w:szCs w:val="28"/>
        </w:rPr>
        <w:t>，</w:t>
      </w:r>
      <w:r w:rsidR="003157A4" w:rsidRPr="004B4242">
        <w:rPr>
          <w:rFonts w:hint="eastAsia"/>
          <w:color w:val="000000" w:themeColor="text1"/>
          <w:sz w:val="28"/>
          <w:szCs w:val="28"/>
        </w:rPr>
        <w:t>如图</w:t>
      </w:r>
      <w:r w:rsidR="003157A4" w:rsidRPr="004B4242">
        <w:rPr>
          <w:rFonts w:hint="eastAsia"/>
          <w:color w:val="000000" w:themeColor="text1"/>
          <w:sz w:val="28"/>
          <w:szCs w:val="28"/>
        </w:rPr>
        <w:t>5</w:t>
      </w:r>
      <w:r w:rsidR="003157A4" w:rsidRPr="004B4242">
        <w:rPr>
          <w:rFonts w:hint="eastAsia"/>
          <w:color w:val="000000" w:themeColor="text1"/>
          <w:sz w:val="28"/>
          <w:szCs w:val="28"/>
        </w:rPr>
        <w:t>所示，</w:t>
      </w:r>
      <w:r w:rsidR="002A27B1" w:rsidRPr="004B4242">
        <w:rPr>
          <w:color w:val="000000" w:themeColor="text1"/>
          <w:sz w:val="28"/>
          <w:szCs w:val="28"/>
        </w:rPr>
        <w:t>包括：</w:t>
      </w:r>
    </w:p>
    <w:p w14:paraId="10145E76" w14:textId="597962CC" w:rsidR="002A27B1" w:rsidRPr="004B4242" w:rsidRDefault="002A27B1" w:rsidP="002A27B1">
      <w:pPr>
        <w:adjustRightInd w:val="0"/>
        <w:spacing w:line="120" w:lineRule="atLeast"/>
        <w:ind w:firstLineChars="200" w:firstLine="560"/>
        <w:rPr>
          <w:color w:val="000000" w:themeColor="text1"/>
          <w:sz w:val="28"/>
          <w:szCs w:val="28"/>
        </w:rPr>
      </w:pPr>
      <w:r w:rsidRPr="004B4242">
        <w:rPr>
          <w:rFonts w:hint="eastAsia"/>
          <w:color w:val="000000" w:themeColor="text1"/>
          <w:sz w:val="28"/>
          <w:szCs w:val="28"/>
        </w:rPr>
        <w:t>数据获取单元</w:t>
      </w:r>
      <w:r w:rsidR="003157A4" w:rsidRPr="004B4242">
        <w:rPr>
          <w:rFonts w:hint="eastAsia"/>
          <w:color w:val="000000" w:themeColor="text1"/>
          <w:sz w:val="28"/>
          <w:szCs w:val="28"/>
        </w:rPr>
        <w:t>4</w:t>
      </w:r>
      <w:r w:rsidRPr="004B4242">
        <w:rPr>
          <w:rFonts w:hint="eastAsia"/>
          <w:color w:val="000000" w:themeColor="text1"/>
          <w:sz w:val="28"/>
          <w:szCs w:val="28"/>
        </w:rPr>
        <w:t>，用于获取</w:t>
      </w:r>
      <w:r w:rsidRPr="004B4242">
        <w:rPr>
          <w:color w:val="000000" w:themeColor="text1"/>
          <w:sz w:val="28"/>
          <w:szCs w:val="28"/>
        </w:rPr>
        <w:t>待</w:t>
      </w:r>
      <w:r w:rsidRPr="004B4242">
        <w:rPr>
          <w:rFonts w:hint="eastAsia"/>
          <w:color w:val="000000" w:themeColor="text1"/>
          <w:sz w:val="28"/>
          <w:szCs w:val="28"/>
        </w:rPr>
        <w:t>测</w:t>
      </w:r>
      <w:r w:rsidRPr="004B4242">
        <w:rPr>
          <w:color w:val="000000" w:themeColor="text1"/>
          <w:sz w:val="28"/>
          <w:szCs w:val="28"/>
        </w:rPr>
        <w:t>功能的蛋白质的数据</w:t>
      </w:r>
      <w:r w:rsidRPr="004B4242">
        <w:rPr>
          <w:rFonts w:hint="eastAsia"/>
          <w:color w:val="000000" w:themeColor="text1"/>
          <w:sz w:val="28"/>
          <w:szCs w:val="28"/>
        </w:rPr>
        <w:t>，</w:t>
      </w:r>
      <w:r w:rsidRPr="004B4242">
        <w:rPr>
          <w:color w:val="000000" w:themeColor="text1"/>
          <w:sz w:val="28"/>
          <w:szCs w:val="28"/>
        </w:rPr>
        <w:t>所述待</w:t>
      </w:r>
      <w:r w:rsidRPr="004B4242">
        <w:rPr>
          <w:rFonts w:hint="eastAsia"/>
          <w:color w:val="000000" w:themeColor="text1"/>
          <w:sz w:val="28"/>
          <w:szCs w:val="28"/>
        </w:rPr>
        <w:t>测</w:t>
      </w:r>
      <w:r w:rsidRPr="004B4242">
        <w:rPr>
          <w:color w:val="000000" w:themeColor="text1"/>
          <w:sz w:val="28"/>
          <w:szCs w:val="28"/>
        </w:rPr>
        <w:t>功能的蛋白质的数据为蛋白质序列，或所述待测功能的蛋白质的数据为蛋白质序列和蛋白质结构域文本</w:t>
      </w:r>
      <w:r w:rsidRPr="004B4242">
        <w:rPr>
          <w:rFonts w:hint="eastAsia"/>
          <w:color w:val="000000" w:themeColor="text1"/>
          <w:sz w:val="28"/>
          <w:szCs w:val="28"/>
        </w:rPr>
        <w:t>；</w:t>
      </w:r>
    </w:p>
    <w:p w14:paraId="372305F5" w14:textId="3D64C4FE" w:rsidR="002A27B1" w:rsidRPr="004B4242" w:rsidRDefault="003157A4" w:rsidP="002A27B1">
      <w:pPr>
        <w:pStyle w:val="af4"/>
        <w:ind w:firstLineChars="200" w:firstLine="560"/>
        <w:rPr>
          <w:i/>
          <w:color w:val="000000" w:themeColor="text1"/>
          <w:sz w:val="28"/>
          <w:szCs w:val="28"/>
        </w:rPr>
      </w:pPr>
      <w:r w:rsidRPr="004B4242">
        <w:rPr>
          <w:color w:val="000000" w:themeColor="text1"/>
          <w:sz w:val="28"/>
          <w:szCs w:val="28"/>
        </w:rPr>
        <w:t>功能预测单元</w:t>
      </w:r>
      <w:r w:rsidRPr="004B4242">
        <w:rPr>
          <w:rFonts w:hint="eastAsia"/>
          <w:color w:val="000000" w:themeColor="text1"/>
          <w:sz w:val="28"/>
          <w:szCs w:val="28"/>
        </w:rPr>
        <w:t>5</w:t>
      </w:r>
      <w:r w:rsidR="002A27B1" w:rsidRPr="004B4242">
        <w:rPr>
          <w:color w:val="000000" w:themeColor="text1"/>
          <w:sz w:val="28"/>
          <w:szCs w:val="28"/>
        </w:rPr>
        <w:t>，用于将</w:t>
      </w:r>
      <w:r w:rsidR="002A27B1" w:rsidRPr="004B4242">
        <w:rPr>
          <w:rFonts w:hint="eastAsia"/>
          <w:color w:val="000000" w:themeColor="text1"/>
          <w:sz w:val="28"/>
          <w:szCs w:val="28"/>
        </w:rPr>
        <w:t>获取</w:t>
      </w:r>
      <w:r w:rsidR="000B1FFE" w:rsidRPr="004B4242">
        <w:rPr>
          <w:rFonts w:hint="eastAsia"/>
          <w:color w:val="000000" w:themeColor="text1"/>
          <w:sz w:val="28"/>
          <w:szCs w:val="28"/>
        </w:rPr>
        <w:t>的</w:t>
      </w:r>
      <w:r w:rsidR="002A27B1" w:rsidRPr="004B4242">
        <w:rPr>
          <w:color w:val="000000" w:themeColor="text1"/>
          <w:sz w:val="28"/>
          <w:szCs w:val="28"/>
        </w:rPr>
        <w:t>待</w:t>
      </w:r>
      <w:r w:rsidR="002A27B1" w:rsidRPr="004B4242">
        <w:rPr>
          <w:rFonts w:hint="eastAsia"/>
          <w:color w:val="000000" w:themeColor="text1"/>
          <w:sz w:val="28"/>
          <w:szCs w:val="28"/>
        </w:rPr>
        <w:t>测</w:t>
      </w:r>
      <w:r w:rsidR="002A27B1" w:rsidRPr="004B4242">
        <w:rPr>
          <w:color w:val="000000" w:themeColor="text1"/>
          <w:sz w:val="28"/>
          <w:szCs w:val="28"/>
        </w:rPr>
        <w:t>功能的蛋白质的数据输入</w:t>
      </w:r>
      <w:r w:rsidR="000B1FFE" w:rsidRPr="004B4242">
        <w:rPr>
          <w:rFonts w:hint="eastAsia"/>
          <w:color w:val="000000" w:themeColor="text1"/>
          <w:sz w:val="28"/>
          <w:szCs w:val="28"/>
        </w:rPr>
        <w:t>至</w:t>
      </w:r>
      <w:r w:rsidR="002A27B1" w:rsidRPr="004B4242">
        <w:rPr>
          <w:color w:val="000000" w:themeColor="text1"/>
          <w:sz w:val="28"/>
          <w:szCs w:val="28"/>
        </w:rPr>
        <w:t>采用权利要求</w:t>
      </w:r>
      <w:r w:rsidR="002A27B1" w:rsidRPr="004B4242">
        <w:rPr>
          <w:color w:val="000000" w:themeColor="text1"/>
          <w:sz w:val="28"/>
          <w:szCs w:val="28"/>
        </w:rPr>
        <w:t>7</w:t>
      </w:r>
      <w:r w:rsidR="002A27B1" w:rsidRPr="004B4242">
        <w:rPr>
          <w:color w:val="000000" w:themeColor="text1"/>
          <w:sz w:val="28"/>
          <w:szCs w:val="28"/>
        </w:rPr>
        <w:t>所述的训练装置训练得到的蛋白质功能预测模型</w:t>
      </w:r>
      <w:r w:rsidR="000B1FFE" w:rsidRPr="004B4242">
        <w:rPr>
          <w:rFonts w:hint="eastAsia"/>
          <w:color w:val="000000" w:themeColor="text1"/>
          <w:sz w:val="28"/>
          <w:szCs w:val="28"/>
        </w:rPr>
        <w:t>中</w:t>
      </w:r>
      <w:r w:rsidR="002A27B1" w:rsidRPr="004B4242">
        <w:rPr>
          <w:color w:val="000000" w:themeColor="text1"/>
          <w:sz w:val="28"/>
          <w:szCs w:val="28"/>
        </w:rPr>
        <w:t>，得到蛋白质功能（得到待测蛋白质序列的</w:t>
      </w:r>
      <w:r w:rsidR="002A27B1" w:rsidRPr="004B4242">
        <w:rPr>
          <w:color w:val="000000" w:themeColor="text1"/>
          <w:sz w:val="28"/>
          <w:szCs w:val="28"/>
        </w:rPr>
        <w:t>GO</w:t>
      </w:r>
      <w:r w:rsidR="00BD7FBD" w:rsidRPr="004B4242">
        <w:rPr>
          <w:rFonts w:hint="eastAsia"/>
          <w:color w:val="000000" w:themeColor="text1"/>
          <w:sz w:val="28"/>
          <w:szCs w:val="28"/>
        </w:rPr>
        <w:t>功能</w:t>
      </w:r>
      <w:r w:rsidR="002A27B1" w:rsidRPr="004B4242">
        <w:rPr>
          <w:color w:val="000000" w:themeColor="text1"/>
          <w:sz w:val="28"/>
          <w:szCs w:val="28"/>
        </w:rPr>
        <w:t>标签）。</w:t>
      </w:r>
    </w:p>
    <w:p w14:paraId="20C937D9" w14:textId="4163939F" w:rsidR="00253820" w:rsidRPr="004B4242" w:rsidRDefault="00253820" w:rsidP="00253820">
      <w:pPr>
        <w:adjustRightInd w:val="0"/>
        <w:spacing w:line="120" w:lineRule="atLeast"/>
        <w:ind w:firstLineChars="200" w:firstLine="560"/>
        <w:rPr>
          <w:color w:val="000000" w:themeColor="text1"/>
          <w:sz w:val="28"/>
          <w:szCs w:val="28"/>
        </w:rPr>
      </w:pPr>
      <w:r w:rsidRPr="004B4242">
        <w:rPr>
          <w:color w:val="000000" w:themeColor="text1"/>
          <w:sz w:val="28"/>
          <w:szCs w:val="28"/>
        </w:rPr>
        <w:t>本发明实施例还提供一种计算机可读存储介质，其中，所述计算机可读存储介质存储有计算机程序，当所述计算机程序被处理器执行时，实现本发明实施例如上所述的蛋白质功能预测模型的训练方法或实现本发明如上所述的蛋白质功能的预测方法。</w:t>
      </w:r>
    </w:p>
    <w:p w14:paraId="62703C72" w14:textId="77777777" w:rsidR="00253820" w:rsidRPr="004B4242" w:rsidRDefault="00253820" w:rsidP="00253820">
      <w:pPr>
        <w:adjustRightInd w:val="0"/>
        <w:spacing w:line="120" w:lineRule="atLeast"/>
        <w:ind w:firstLineChars="200" w:firstLine="560"/>
        <w:rPr>
          <w:rFonts w:eastAsiaTheme="minorEastAsia"/>
          <w:color w:val="000000" w:themeColor="text1"/>
          <w:sz w:val="24"/>
        </w:rPr>
      </w:pPr>
      <w:r w:rsidRPr="004B4242">
        <w:rPr>
          <w:color w:val="000000" w:themeColor="text1"/>
          <w:sz w:val="28"/>
          <w:szCs w:val="28"/>
        </w:rPr>
        <w:lastRenderedPageBreak/>
        <w:t>本实施例所描述的计算机可读介质可以是计算机可读存储介质或者计算机可读信号介质或者是上述两者的任意组合。计算机可读存储介质例如可以是但不限于电、磁、光、电磁、红外线、或半导体的系统、装置或器件，或者任意以上的组合。计算机可读存储介质的更具体的例子可以包括但不限于具有一个或多个导线的电连接、便携式计算机磁盘、硬盘、随机访问存储器（</w:t>
      </w:r>
      <w:r w:rsidRPr="004B4242">
        <w:rPr>
          <w:color w:val="000000" w:themeColor="text1"/>
          <w:sz w:val="28"/>
          <w:szCs w:val="28"/>
        </w:rPr>
        <w:t>RAM</w:t>
      </w:r>
      <w:r w:rsidRPr="004B4242">
        <w:rPr>
          <w:color w:val="000000" w:themeColor="text1"/>
          <w:sz w:val="28"/>
          <w:szCs w:val="28"/>
        </w:rPr>
        <w:t>）、只读存储器（</w:t>
      </w:r>
      <w:r w:rsidRPr="004B4242">
        <w:rPr>
          <w:color w:val="000000" w:themeColor="text1"/>
          <w:sz w:val="28"/>
          <w:szCs w:val="28"/>
        </w:rPr>
        <w:t>ROM</w:t>
      </w:r>
      <w:r w:rsidRPr="004B4242">
        <w:rPr>
          <w:color w:val="000000" w:themeColor="text1"/>
          <w:sz w:val="28"/>
          <w:szCs w:val="28"/>
        </w:rPr>
        <w:t>）、可擦式可编程只读存储器（</w:t>
      </w:r>
      <w:r w:rsidRPr="004B4242">
        <w:rPr>
          <w:color w:val="000000" w:themeColor="text1"/>
          <w:sz w:val="28"/>
          <w:szCs w:val="28"/>
        </w:rPr>
        <w:t>EPROM</w:t>
      </w:r>
      <w:r w:rsidRPr="004B4242">
        <w:rPr>
          <w:color w:val="000000" w:themeColor="text1"/>
          <w:sz w:val="28"/>
          <w:szCs w:val="28"/>
        </w:rPr>
        <w:t>或闪存）、光纤、便携式紧凑磁盘只读存储器（</w:t>
      </w:r>
      <w:r w:rsidRPr="004B4242">
        <w:rPr>
          <w:color w:val="000000" w:themeColor="text1"/>
          <w:sz w:val="28"/>
          <w:szCs w:val="28"/>
        </w:rPr>
        <w:t>CD</w:t>
      </w:r>
      <w:r w:rsidRPr="004B4242">
        <w:rPr>
          <w:color w:val="000000" w:themeColor="text1"/>
          <w:sz w:val="28"/>
          <w:szCs w:val="28"/>
        </w:rPr>
        <w:noBreakHyphen/>
        <w:t>ROM</w:t>
      </w:r>
      <w:r w:rsidRPr="004B4242">
        <w:rPr>
          <w:color w:val="000000" w:themeColor="text1"/>
          <w:sz w:val="28"/>
          <w:szCs w:val="28"/>
        </w:rPr>
        <w:t>）、光存储器件、磁存储器件、或者上述的任意合适的组合。在一些实施例中，计算机可读存储介质可以是任何包含或存储程序的有形介质，该程序可以被指令执行系统、装置或者器件使用或者与其结合使用。在一些实施例中，计算机可读信号介质可以包括在基带中或者作为载波一部分传播的数据信号，其中承载了计算机可读的程序代码。这种传播的数据信号可以采用多种形式，包括但不限于电磁信号、光信号或上述的任意合适的组合。计算机可读信号介质还可以是计算机可读存储介质以外的任何计算机可读介质，该计算机可读信号介质可以发送、传播或者传输用于由指令执行系统、装置或者器件使用或者与其结合使用的程序。计算机可读介质上包含的程序代码可以用任何适当的介质传输，包括但不限于：电线、光缆、</w:t>
      </w:r>
      <w:r w:rsidRPr="004B4242">
        <w:rPr>
          <w:color w:val="000000" w:themeColor="text1"/>
          <w:sz w:val="28"/>
          <w:szCs w:val="28"/>
        </w:rPr>
        <w:t>RF</w:t>
      </w:r>
      <w:r w:rsidRPr="004B4242">
        <w:rPr>
          <w:color w:val="000000" w:themeColor="text1"/>
          <w:sz w:val="28"/>
          <w:szCs w:val="28"/>
        </w:rPr>
        <w:t>（射频）等等，或者上述的任意合适的组合。</w:t>
      </w:r>
    </w:p>
    <w:p w14:paraId="06CBDF99" w14:textId="5DE60E60" w:rsidR="00253820" w:rsidRPr="004B4242" w:rsidRDefault="00253820" w:rsidP="00253820">
      <w:pPr>
        <w:adjustRightInd w:val="0"/>
        <w:spacing w:line="120" w:lineRule="atLeast"/>
        <w:ind w:firstLineChars="200" w:firstLine="560"/>
        <w:rPr>
          <w:rFonts w:eastAsiaTheme="minorEastAsia"/>
          <w:color w:val="000000" w:themeColor="text1"/>
          <w:sz w:val="24"/>
        </w:rPr>
      </w:pPr>
      <w:r w:rsidRPr="004B4242">
        <w:rPr>
          <w:color w:val="000000" w:themeColor="text1"/>
          <w:sz w:val="28"/>
          <w:szCs w:val="28"/>
        </w:rPr>
        <w:t>本发明实施还提供一种电子设备，其中，</w:t>
      </w:r>
      <w:r w:rsidR="006E6B9E" w:rsidRPr="004B4242">
        <w:rPr>
          <w:rFonts w:hint="eastAsia"/>
          <w:color w:val="000000" w:themeColor="text1"/>
          <w:sz w:val="28"/>
          <w:szCs w:val="28"/>
        </w:rPr>
        <w:t>如图</w:t>
      </w:r>
      <w:r w:rsidR="006E6B9E" w:rsidRPr="004B4242">
        <w:rPr>
          <w:rFonts w:hint="eastAsia"/>
          <w:color w:val="000000" w:themeColor="text1"/>
          <w:sz w:val="28"/>
          <w:szCs w:val="28"/>
        </w:rPr>
        <w:t>6</w:t>
      </w:r>
      <w:r w:rsidR="000B1FFE" w:rsidRPr="004B4242">
        <w:rPr>
          <w:rFonts w:hint="eastAsia"/>
          <w:color w:val="000000" w:themeColor="text1"/>
          <w:sz w:val="28"/>
          <w:szCs w:val="28"/>
        </w:rPr>
        <w:t>所示</w:t>
      </w:r>
      <w:r w:rsidR="006E6B9E" w:rsidRPr="004B4242">
        <w:rPr>
          <w:rFonts w:hint="eastAsia"/>
          <w:color w:val="000000" w:themeColor="text1"/>
          <w:sz w:val="28"/>
          <w:szCs w:val="28"/>
        </w:rPr>
        <w:t>，所述电子设备</w:t>
      </w:r>
      <w:r w:rsidRPr="004B4242">
        <w:rPr>
          <w:color w:val="000000" w:themeColor="text1"/>
          <w:sz w:val="28"/>
          <w:szCs w:val="28"/>
        </w:rPr>
        <w:t>包括存储器</w:t>
      </w:r>
      <w:r w:rsidR="006E6B9E" w:rsidRPr="004B4242">
        <w:rPr>
          <w:rFonts w:hint="eastAsia"/>
          <w:color w:val="000000" w:themeColor="text1"/>
          <w:sz w:val="28"/>
          <w:szCs w:val="28"/>
        </w:rPr>
        <w:t>1</w:t>
      </w:r>
      <w:r w:rsidR="006E6B9E" w:rsidRPr="004B4242">
        <w:rPr>
          <w:color w:val="000000" w:themeColor="text1"/>
          <w:sz w:val="28"/>
          <w:szCs w:val="28"/>
        </w:rPr>
        <w:t>0</w:t>
      </w:r>
      <w:r w:rsidRPr="004B4242">
        <w:rPr>
          <w:color w:val="000000" w:themeColor="text1"/>
          <w:sz w:val="28"/>
          <w:szCs w:val="28"/>
        </w:rPr>
        <w:t>和处理器</w:t>
      </w:r>
      <w:r w:rsidR="006E6B9E" w:rsidRPr="004B4242">
        <w:rPr>
          <w:rFonts w:hint="eastAsia"/>
          <w:color w:val="000000" w:themeColor="text1"/>
          <w:sz w:val="28"/>
          <w:szCs w:val="28"/>
        </w:rPr>
        <w:t>2</w:t>
      </w:r>
      <w:r w:rsidR="006E6B9E" w:rsidRPr="004B4242">
        <w:rPr>
          <w:color w:val="000000" w:themeColor="text1"/>
          <w:sz w:val="28"/>
          <w:szCs w:val="28"/>
        </w:rPr>
        <w:t>0</w:t>
      </w:r>
      <w:r w:rsidR="006E6B9E" w:rsidRPr="004B4242">
        <w:rPr>
          <w:rFonts w:hint="eastAsia"/>
          <w:color w:val="000000" w:themeColor="text1"/>
          <w:sz w:val="28"/>
          <w:szCs w:val="28"/>
        </w:rPr>
        <w:t>以及显示器</w:t>
      </w:r>
      <w:r w:rsidR="006E6B9E" w:rsidRPr="004B4242">
        <w:rPr>
          <w:rFonts w:hint="eastAsia"/>
          <w:color w:val="000000" w:themeColor="text1"/>
          <w:sz w:val="28"/>
          <w:szCs w:val="28"/>
        </w:rPr>
        <w:t>3</w:t>
      </w:r>
      <w:r w:rsidR="006E6B9E" w:rsidRPr="004B4242">
        <w:rPr>
          <w:color w:val="000000" w:themeColor="text1"/>
          <w:sz w:val="28"/>
          <w:szCs w:val="28"/>
        </w:rPr>
        <w:t>0</w:t>
      </w:r>
      <w:r w:rsidRPr="004B4242">
        <w:rPr>
          <w:color w:val="000000" w:themeColor="text1"/>
          <w:sz w:val="28"/>
          <w:szCs w:val="28"/>
        </w:rPr>
        <w:t>，所述存储器</w:t>
      </w:r>
      <w:r w:rsidR="006E6B9E" w:rsidRPr="004B4242">
        <w:rPr>
          <w:rFonts w:hint="eastAsia"/>
          <w:color w:val="000000" w:themeColor="text1"/>
          <w:sz w:val="28"/>
          <w:szCs w:val="28"/>
        </w:rPr>
        <w:t>1</w:t>
      </w:r>
      <w:r w:rsidR="006E6B9E" w:rsidRPr="004B4242">
        <w:rPr>
          <w:color w:val="000000" w:themeColor="text1"/>
          <w:sz w:val="28"/>
          <w:szCs w:val="28"/>
        </w:rPr>
        <w:t>0</w:t>
      </w:r>
      <w:r w:rsidRPr="004B4242">
        <w:rPr>
          <w:color w:val="000000" w:themeColor="text1"/>
          <w:sz w:val="28"/>
          <w:szCs w:val="28"/>
        </w:rPr>
        <w:t>上存储有可在所述处理器上运行的计算机程序</w:t>
      </w:r>
      <w:r w:rsidR="006E6B9E" w:rsidRPr="004B4242">
        <w:rPr>
          <w:rFonts w:hint="eastAsia"/>
          <w:color w:val="000000" w:themeColor="text1"/>
          <w:sz w:val="28"/>
          <w:szCs w:val="28"/>
        </w:rPr>
        <w:t>4</w:t>
      </w:r>
      <w:r w:rsidR="006E6B9E" w:rsidRPr="004B4242">
        <w:rPr>
          <w:color w:val="000000" w:themeColor="text1"/>
          <w:sz w:val="28"/>
          <w:szCs w:val="28"/>
        </w:rPr>
        <w:t>0</w:t>
      </w:r>
      <w:r w:rsidRPr="004B4242">
        <w:rPr>
          <w:color w:val="000000" w:themeColor="text1"/>
          <w:sz w:val="28"/>
          <w:szCs w:val="28"/>
        </w:rPr>
        <w:t>，当所述计算机程序被所述处理器执行时，实现本发明实施例如上所述的蛋白质</w:t>
      </w:r>
      <w:r w:rsidR="00B93EEA" w:rsidRPr="004B4242">
        <w:rPr>
          <w:color w:val="000000" w:themeColor="text1"/>
          <w:sz w:val="28"/>
          <w:szCs w:val="28"/>
        </w:rPr>
        <w:t>功能预测</w:t>
      </w:r>
      <w:r w:rsidRPr="004B4242">
        <w:rPr>
          <w:color w:val="000000" w:themeColor="text1"/>
          <w:sz w:val="28"/>
          <w:szCs w:val="28"/>
        </w:rPr>
        <w:t>模型的训练方法或实现本发明实施例如上所述的蛋白质</w:t>
      </w:r>
      <w:r w:rsidR="00B93EEA" w:rsidRPr="004B4242">
        <w:rPr>
          <w:color w:val="000000" w:themeColor="text1"/>
          <w:sz w:val="28"/>
          <w:szCs w:val="28"/>
        </w:rPr>
        <w:t>功能</w:t>
      </w:r>
      <w:r w:rsidRPr="004B4242">
        <w:rPr>
          <w:color w:val="000000" w:themeColor="text1"/>
          <w:sz w:val="28"/>
          <w:szCs w:val="28"/>
        </w:rPr>
        <w:t>的预测方法。</w:t>
      </w:r>
    </w:p>
    <w:p w14:paraId="4320B6E7" w14:textId="6112E373" w:rsidR="008B0CFA" w:rsidRPr="004B4242" w:rsidRDefault="00253820" w:rsidP="00B93EEA">
      <w:pPr>
        <w:autoSpaceDE w:val="0"/>
        <w:autoSpaceDN w:val="0"/>
        <w:adjustRightInd w:val="0"/>
        <w:ind w:firstLineChars="200" w:firstLine="560"/>
        <w:rPr>
          <w:rFonts w:eastAsiaTheme="minorEastAsia"/>
          <w:color w:val="000000" w:themeColor="text1"/>
          <w:sz w:val="24"/>
        </w:rPr>
      </w:pPr>
      <w:r w:rsidRPr="004B4242">
        <w:rPr>
          <w:color w:val="000000" w:themeColor="text1"/>
          <w:sz w:val="28"/>
          <w:szCs w:val="28"/>
        </w:rPr>
        <w:t>本实施例中，所述存储器可以是易失性存储器，例如随机存取存储器；所述存储器也可以是非易失性存储器，例如只读存储器，快闪存储器，硬盘等。所述处理器可以是中央处理器、控制器、微控制器、微处理器或其他数据处理芯片。</w:t>
      </w:r>
    </w:p>
    <w:p w14:paraId="1A6DF028" w14:textId="3574C835" w:rsidR="006E6B9E" w:rsidRPr="004B4242" w:rsidRDefault="00EA0991" w:rsidP="006E6B9E">
      <w:pPr>
        <w:adjustRightInd w:val="0"/>
        <w:ind w:firstLineChars="200" w:firstLine="560"/>
        <w:rPr>
          <w:rFonts w:ascii="宋体" w:hAnsi="宋体" w:cs="宋体"/>
          <w:bCs/>
          <w:color w:val="000000" w:themeColor="text1"/>
          <w:sz w:val="28"/>
          <w:szCs w:val="28"/>
        </w:rPr>
      </w:pPr>
      <w:r w:rsidRPr="004B4242">
        <w:rPr>
          <w:rFonts w:hint="eastAsia"/>
          <w:color w:val="000000" w:themeColor="text1"/>
          <w:sz w:val="28"/>
          <w:szCs w:val="28"/>
        </w:rPr>
        <w:t>总上所述，本发明提供</w:t>
      </w:r>
      <w:r w:rsidR="001A2D7D" w:rsidRPr="004B4242">
        <w:rPr>
          <w:color w:val="000000" w:themeColor="text1"/>
          <w:sz w:val="28"/>
          <w:szCs w:val="28"/>
        </w:rPr>
        <w:t>蛋白质功能预测方法、模型训练方法、装置、设备及</w:t>
      </w:r>
      <w:r w:rsidR="001A2D7D" w:rsidRPr="004B4242">
        <w:rPr>
          <w:color w:val="000000" w:themeColor="text1"/>
          <w:sz w:val="28"/>
          <w:szCs w:val="28"/>
        </w:rPr>
        <w:lastRenderedPageBreak/>
        <w:t>介质</w:t>
      </w:r>
      <w:r w:rsidR="00DD5FDD" w:rsidRPr="004B4242">
        <w:rPr>
          <w:rFonts w:hint="eastAsia"/>
          <w:color w:val="000000" w:themeColor="text1"/>
          <w:sz w:val="28"/>
          <w:szCs w:val="28"/>
        </w:rPr>
        <w:t>，</w:t>
      </w:r>
      <w:r w:rsidR="006E6B9E" w:rsidRPr="004B4242">
        <w:rPr>
          <w:color w:val="000000" w:themeColor="text1"/>
          <w:sz w:val="28"/>
          <w:szCs w:val="28"/>
        </w:rPr>
        <w:t>本发明</w:t>
      </w:r>
      <w:r w:rsidR="006E6B9E" w:rsidRPr="004B4242">
        <w:rPr>
          <w:rFonts w:hint="eastAsia"/>
          <w:color w:val="000000" w:themeColor="text1"/>
          <w:sz w:val="28"/>
          <w:szCs w:val="28"/>
        </w:rPr>
        <w:t>充分考虑了蛋白质结构域，</w:t>
      </w:r>
      <w:r w:rsidR="006E6B9E" w:rsidRPr="004B4242">
        <w:rPr>
          <w:rFonts w:ascii="宋体" w:hAnsi="宋体" w:cs="宋体" w:hint="eastAsia"/>
          <w:color w:val="000000" w:themeColor="text1"/>
          <w:sz w:val="28"/>
          <w:szCs w:val="28"/>
        </w:rPr>
        <w:t>通过捕获蛋白质序列、蛋白质结构域文本以及</w:t>
      </w:r>
      <w:r w:rsidR="006E6B9E" w:rsidRPr="004B4242">
        <w:rPr>
          <w:color w:val="000000" w:themeColor="text1"/>
          <w:sz w:val="28"/>
          <w:szCs w:val="28"/>
        </w:rPr>
        <w:t>GO</w:t>
      </w:r>
      <w:r w:rsidR="006E6B9E" w:rsidRPr="004B4242">
        <w:rPr>
          <w:color w:val="000000" w:themeColor="text1"/>
          <w:sz w:val="28"/>
          <w:szCs w:val="28"/>
        </w:rPr>
        <w:t>功能</w:t>
      </w:r>
      <w:r w:rsidR="006E6B9E" w:rsidRPr="004B4242">
        <w:rPr>
          <w:rFonts w:hint="eastAsia"/>
          <w:color w:val="000000" w:themeColor="text1"/>
          <w:sz w:val="28"/>
          <w:szCs w:val="28"/>
        </w:rPr>
        <w:t>标签</w:t>
      </w:r>
      <w:r w:rsidR="006E6B9E" w:rsidRPr="004B4242">
        <w:rPr>
          <w:color w:val="000000" w:themeColor="text1"/>
          <w:sz w:val="28"/>
          <w:szCs w:val="28"/>
        </w:rPr>
        <w:t>文本之间的潜在关联关系，构建蛋白质功能预测模型。具体而言，本发明在训练数据集中</w:t>
      </w:r>
      <w:r w:rsidR="006E6B9E" w:rsidRPr="004B4242">
        <w:rPr>
          <w:rFonts w:hint="eastAsia"/>
          <w:color w:val="000000" w:themeColor="text1"/>
          <w:sz w:val="28"/>
          <w:szCs w:val="28"/>
        </w:rPr>
        <w:t>引入已知</w:t>
      </w:r>
      <w:r w:rsidR="006E6B9E" w:rsidRPr="004B4242">
        <w:rPr>
          <w:color w:val="000000" w:themeColor="text1"/>
          <w:sz w:val="28"/>
          <w:szCs w:val="28"/>
        </w:rPr>
        <w:t>蛋白质的蛋白质序列、蛋白质结构</w:t>
      </w:r>
      <w:r w:rsidR="006E6B9E" w:rsidRPr="004B4242">
        <w:rPr>
          <w:rFonts w:hint="eastAsia"/>
          <w:color w:val="000000" w:themeColor="text1"/>
          <w:sz w:val="28"/>
          <w:szCs w:val="28"/>
        </w:rPr>
        <w:t>域</w:t>
      </w:r>
      <w:r w:rsidR="006E6B9E" w:rsidRPr="004B4242">
        <w:rPr>
          <w:color w:val="000000" w:themeColor="text1"/>
          <w:sz w:val="28"/>
          <w:szCs w:val="28"/>
        </w:rPr>
        <w:t>文本和</w:t>
      </w:r>
      <w:r w:rsidR="006E6B9E" w:rsidRPr="004B4242">
        <w:rPr>
          <w:color w:val="000000" w:themeColor="text1"/>
          <w:sz w:val="28"/>
          <w:szCs w:val="28"/>
        </w:rPr>
        <w:t>GO</w:t>
      </w:r>
      <w:r w:rsidR="006E6B9E" w:rsidRPr="004B4242">
        <w:rPr>
          <w:color w:val="000000" w:themeColor="text1"/>
          <w:sz w:val="28"/>
          <w:szCs w:val="28"/>
        </w:rPr>
        <w:t>功能</w:t>
      </w:r>
      <w:r w:rsidR="006E6B9E" w:rsidRPr="004B4242">
        <w:rPr>
          <w:rFonts w:hint="eastAsia"/>
          <w:color w:val="000000" w:themeColor="text1"/>
          <w:sz w:val="28"/>
          <w:szCs w:val="28"/>
        </w:rPr>
        <w:t>标签</w:t>
      </w:r>
      <w:r w:rsidR="006E6B9E" w:rsidRPr="004B4242">
        <w:rPr>
          <w:color w:val="000000" w:themeColor="text1"/>
          <w:sz w:val="28"/>
          <w:szCs w:val="28"/>
        </w:rPr>
        <w:t>描述文本</w:t>
      </w:r>
      <w:r w:rsidR="006E6B9E" w:rsidRPr="004B4242">
        <w:rPr>
          <w:rFonts w:hint="eastAsia"/>
          <w:color w:val="000000" w:themeColor="text1"/>
          <w:sz w:val="28"/>
          <w:szCs w:val="28"/>
        </w:rPr>
        <w:t>三种模态数据，通过获取三种模态数据的嵌入表示，</w:t>
      </w:r>
      <w:r w:rsidR="006E6B9E" w:rsidRPr="004B4242">
        <w:rPr>
          <w:rFonts w:ascii="宋体" w:hAnsi="宋体" w:cs="宋体" w:hint="eastAsia"/>
          <w:bCs/>
          <w:color w:val="000000" w:themeColor="text1"/>
          <w:sz w:val="28"/>
          <w:szCs w:val="28"/>
        </w:rPr>
        <w:t>替代传统的</w:t>
      </w:r>
      <w:r w:rsidR="006E6B9E" w:rsidRPr="004B4242">
        <w:rPr>
          <w:bCs/>
          <w:color w:val="000000" w:themeColor="text1"/>
          <w:sz w:val="28"/>
          <w:szCs w:val="28"/>
        </w:rPr>
        <w:t>离散标签</w:t>
      </w:r>
      <w:r w:rsidR="006E6B9E" w:rsidRPr="004B4242">
        <w:rPr>
          <w:bCs/>
          <w:color w:val="000000" w:themeColor="text1"/>
          <w:sz w:val="28"/>
          <w:szCs w:val="28"/>
        </w:rPr>
        <w:t>ID</w:t>
      </w:r>
      <w:r w:rsidR="006E6B9E" w:rsidRPr="004B4242">
        <w:rPr>
          <w:bCs/>
          <w:color w:val="000000" w:themeColor="text1"/>
          <w:sz w:val="28"/>
          <w:szCs w:val="28"/>
        </w:rPr>
        <w:t>，使模型能够基于语义相似度对训练数据集中未出现过的</w:t>
      </w:r>
      <w:r w:rsidR="006E6B9E" w:rsidRPr="004B4242">
        <w:rPr>
          <w:bCs/>
          <w:color w:val="000000" w:themeColor="text1"/>
          <w:sz w:val="28"/>
          <w:szCs w:val="28"/>
        </w:rPr>
        <w:t>GO</w:t>
      </w:r>
      <w:r w:rsidR="006E6B9E" w:rsidRPr="004B4242">
        <w:rPr>
          <w:bCs/>
          <w:color w:val="000000" w:themeColor="text1"/>
          <w:sz w:val="28"/>
          <w:szCs w:val="28"/>
        </w:rPr>
        <w:t>功能标签</w:t>
      </w:r>
      <w:r w:rsidR="006E6B9E" w:rsidRPr="004B4242">
        <w:rPr>
          <w:rFonts w:ascii="宋体" w:hAnsi="宋体" w:cs="宋体" w:hint="eastAsia"/>
          <w:bCs/>
          <w:color w:val="000000" w:themeColor="text1"/>
          <w:sz w:val="28"/>
          <w:szCs w:val="28"/>
        </w:rPr>
        <w:t>进行零样本推理。然后，本发明将传统的分类判别任务重构为多模态语义对齐任务，</w:t>
      </w:r>
      <w:r w:rsidR="006E6B9E" w:rsidRPr="004B4242">
        <w:rPr>
          <w:rFonts w:hint="eastAsia"/>
          <w:color w:val="000000" w:themeColor="text1"/>
          <w:kern w:val="0"/>
          <w:sz w:val="28"/>
          <w:szCs w:val="28"/>
        </w:rPr>
        <w:t>通过将三种异构模态对应的特征向量输入至投影网络以映射至统一的语义空间（即统一潜在空间），建立了</w:t>
      </w:r>
      <w:r w:rsidR="006E6B9E" w:rsidRPr="004B4242">
        <w:rPr>
          <w:rFonts w:ascii="宋体" w:hAnsi="宋体" w:cs="宋体" w:hint="eastAsia"/>
          <w:bCs/>
          <w:color w:val="000000" w:themeColor="text1"/>
          <w:sz w:val="28"/>
          <w:szCs w:val="28"/>
        </w:rPr>
        <w:t>生物实体与自然语言之间的高维跨模态映射，</w:t>
      </w:r>
      <w:r w:rsidR="006E6B9E" w:rsidRPr="004B4242">
        <w:rPr>
          <w:rFonts w:hint="eastAsia"/>
          <w:color w:val="000000" w:themeColor="text1"/>
          <w:sz w:val="28"/>
          <w:szCs w:val="28"/>
        </w:rPr>
        <w:t>构建了一个统一的多模态表征框架</w:t>
      </w:r>
      <w:r w:rsidR="001A0624" w:rsidRPr="004B4242">
        <w:rPr>
          <w:rFonts w:hint="eastAsia"/>
          <w:color w:val="000000" w:themeColor="text1"/>
          <w:sz w:val="28"/>
          <w:szCs w:val="28"/>
        </w:rPr>
        <w:t>（打破了传统方法仅依赖离散标识符或简单序列编码的局限）</w:t>
      </w:r>
      <w:r w:rsidR="006E6B9E" w:rsidRPr="004B4242">
        <w:rPr>
          <w:rFonts w:hint="eastAsia"/>
          <w:color w:val="000000" w:themeColor="text1"/>
          <w:sz w:val="28"/>
          <w:szCs w:val="28"/>
        </w:rPr>
        <w:t>，即将序列模态特征向量、结构域模态特征向量和</w:t>
      </w:r>
      <w:r w:rsidR="006E6B9E" w:rsidRPr="004B4242">
        <w:rPr>
          <w:rFonts w:hint="eastAsia"/>
          <w:color w:val="000000" w:themeColor="text1"/>
          <w:sz w:val="28"/>
          <w:szCs w:val="28"/>
        </w:rPr>
        <w:t>GO</w:t>
      </w:r>
      <w:r w:rsidR="006E6B9E" w:rsidRPr="004B4242">
        <w:rPr>
          <w:rFonts w:hint="eastAsia"/>
          <w:color w:val="000000" w:themeColor="text1"/>
          <w:sz w:val="28"/>
          <w:szCs w:val="28"/>
        </w:rPr>
        <w:t>功能标签模态特征向量视为同一生物学实体的互补模型表达，提升模型的性能以及在零样本场景中的泛化能力</w:t>
      </w:r>
      <w:r w:rsidR="006E6B9E" w:rsidRPr="004B4242">
        <w:rPr>
          <w:color w:val="000000" w:themeColor="text1"/>
          <w:kern w:val="0"/>
          <w:sz w:val="28"/>
          <w:szCs w:val="28"/>
        </w:rPr>
        <w:t>。</w:t>
      </w:r>
    </w:p>
    <w:p w14:paraId="06A2ECCD" w14:textId="77777777" w:rsidR="006E6B9E" w:rsidRPr="004B4242" w:rsidRDefault="006E6B9E" w:rsidP="006E6B9E">
      <w:pPr>
        <w:adjustRightInd w:val="0"/>
        <w:ind w:firstLineChars="200" w:firstLine="560"/>
        <w:rPr>
          <w:color w:val="000000" w:themeColor="text1"/>
          <w:sz w:val="28"/>
          <w:szCs w:val="28"/>
        </w:rPr>
      </w:pPr>
      <w:r w:rsidRPr="004B4242">
        <w:rPr>
          <w:rFonts w:hint="eastAsia"/>
          <w:color w:val="000000" w:themeColor="text1"/>
          <w:kern w:val="0"/>
          <w:sz w:val="28"/>
          <w:szCs w:val="28"/>
        </w:rPr>
        <w:t>进一步，本发明采用</w:t>
      </w:r>
      <w:r w:rsidRPr="004B4242">
        <w:rPr>
          <w:rFonts w:ascii="宋体" w:hAnsi="宋体" w:cs="宋体"/>
          <w:color w:val="000000" w:themeColor="text1"/>
          <w:sz w:val="28"/>
          <w:szCs w:val="28"/>
        </w:rPr>
        <w:t>自适应门控融合机制</w:t>
      </w:r>
      <w:r w:rsidRPr="004B4242">
        <w:rPr>
          <w:rFonts w:ascii="宋体" w:hAnsi="宋体" w:cs="宋体" w:hint="eastAsia"/>
          <w:color w:val="000000" w:themeColor="text1"/>
          <w:sz w:val="28"/>
          <w:szCs w:val="28"/>
        </w:rPr>
        <w:t>的</w:t>
      </w:r>
      <w:r w:rsidRPr="004B4242">
        <w:rPr>
          <w:color w:val="000000" w:themeColor="text1"/>
          <w:sz w:val="28"/>
          <w:szCs w:val="28"/>
        </w:rPr>
        <w:t>功能预测网络</w:t>
      </w:r>
      <w:r w:rsidRPr="004B4242">
        <w:rPr>
          <w:rFonts w:ascii="宋体" w:hAnsi="宋体" w:cs="宋体" w:hint="eastAsia"/>
          <w:color w:val="000000" w:themeColor="text1"/>
          <w:sz w:val="28"/>
          <w:szCs w:val="28"/>
        </w:rPr>
        <w:t>，</w:t>
      </w:r>
      <w:r w:rsidRPr="004B4242">
        <w:rPr>
          <w:rFonts w:ascii="宋体" w:hAnsi="宋体" w:cs="宋体" w:hint="eastAsia"/>
          <w:bCs/>
          <w:color w:val="000000" w:themeColor="text1"/>
          <w:sz w:val="28"/>
          <w:szCs w:val="28"/>
        </w:rPr>
        <w:t>能够根据输入数据的特异</w:t>
      </w:r>
      <w:r w:rsidRPr="004B4242">
        <w:rPr>
          <w:bCs/>
          <w:color w:val="000000" w:themeColor="text1"/>
          <w:sz w:val="28"/>
          <w:szCs w:val="28"/>
        </w:rPr>
        <w:t>性动态校准并分配各模态的权重，实现多源信息的自适应互补，即</w:t>
      </w:r>
      <w:r w:rsidRPr="004B4242">
        <w:rPr>
          <w:color w:val="000000" w:themeColor="text1"/>
          <w:sz w:val="28"/>
          <w:szCs w:val="28"/>
        </w:rPr>
        <w:t>可自动调整各模态特征在特征空间的贡献度，从而实现异构模态特征的精准对齐，降低噪声，增强模型在面对不完整数据时的鲁棒性。</w:t>
      </w:r>
    </w:p>
    <w:p w14:paraId="1171EA84" w14:textId="77777777" w:rsidR="006E6B9E" w:rsidRPr="004B4242" w:rsidRDefault="006E6B9E" w:rsidP="005A4A29">
      <w:pPr>
        <w:pStyle w:val="af4"/>
        <w:ind w:firstLine="420"/>
        <w:jc w:val="both"/>
        <w:rPr>
          <w:bCs/>
          <w:color w:val="000000" w:themeColor="text1"/>
          <w:sz w:val="28"/>
          <w:szCs w:val="28"/>
        </w:rPr>
      </w:pPr>
      <w:r w:rsidRPr="004B4242">
        <w:rPr>
          <w:color w:val="000000" w:themeColor="text1"/>
          <w:sz w:val="28"/>
          <w:szCs w:val="28"/>
        </w:rPr>
        <w:t>采用本发明提供的训练方法获得的蛋白质功能预测模型具有良好的鲁棒性和零样本泛化能力，可实现对蛋白质的未知</w:t>
      </w:r>
      <w:r w:rsidRPr="004B4242">
        <w:rPr>
          <w:color w:val="000000" w:themeColor="text1"/>
          <w:sz w:val="28"/>
          <w:szCs w:val="28"/>
        </w:rPr>
        <w:t>GO</w:t>
      </w:r>
      <w:r w:rsidRPr="004B4242">
        <w:rPr>
          <w:color w:val="000000" w:themeColor="text1"/>
          <w:sz w:val="28"/>
          <w:szCs w:val="28"/>
        </w:rPr>
        <w:t>功能标签的有效预测，其不依赖固定的离散标签</w:t>
      </w:r>
      <w:r w:rsidRPr="004B4242">
        <w:rPr>
          <w:color w:val="000000" w:themeColor="text1"/>
          <w:sz w:val="28"/>
          <w:szCs w:val="28"/>
        </w:rPr>
        <w:t>ID</w:t>
      </w:r>
      <w:r w:rsidRPr="004B4242">
        <w:rPr>
          <w:color w:val="000000" w:themeColor="text1"/>
          <w:sz w:val="28"/>
          <w:szCs w:val="28"/>
        </w:rPr>
        <w:t>，能够基于语义相似性对训练阶段未出现的新</w:t>
      </w:r>
      <w:r w:rsidRPr="004B4242">
        <w:rPr>
          <w:color w:val="000000" w:themeColor="text1"/>
          <w:sz w:val="28"/>
          <w:szCs w:val="28"/>
        </w:rPr>
        <w:t>GO</w:t>
      </w:r>
      <w:r w:rsidRPr="004B4242">
        <w:rPr>
          <w:color w:val="000000" w:themeColor="text1"/>
          <w:sz w:val="28"/>
          <w:szCs w:val="28"/>
        </w:rPr>
        <w:t>术语进行推断，从而显著提升对长尾类别及零样本场景下新功能标签的泛化能力，并在多模态不完整或噪声存在时保持稳定预测性能，</w:t>
      </w:r>
      <w:r w:rsidRPr="004B4242">
        <w:rPr>
          <w:bCs/>
          <w:color w:val="000000" w:themeColor="text1"/>
          <w:sz w:val="28"/>
          <w:szCs w:val="28"/>
        </w:rPr>
        <w:t>解决传统方法在</w:t>
      </w:r>
      <w:r w:rsidRPr="004B4242">
        <w:rPr>
          <w:color w:val="000000" w:themeColor="text1"/>
          <w:sz w:val="28"/>
          <w:szCs w:val="28"/>
        </w:rPr>
        <w:t>异构模态融合上的缺陷以及在</w:t>
      </w:r>
      <w:r w:rsidRPr="004B4242">
        <w:rPr>
          <w:bCs/>
          <w:color w:val="000000" w:themeColor="text1"/>
          <w:sz w:val="28"/>
          <w:szCs w:val="28"/>
        </w:rPr>
        <w:t>零样本泛化上的局限性（对</w:t>
      </w:r>
      <w:r w:rsidRPr="004B4242">
        <w:rPr>
          <w:color w:val="000000" w:themeColor="text1"/>
          <w:sz w:val="28"/>
          <w:szCs w:val="28"/>
        </w:rPr>
        <w:t>未知</w:t>
      </w:r>
      <w:r w:rsidRPr="004B4242">
        <w:rPr>
          <w:color w:val="000000" w:themeColor="text1"/>
          <w:sz w:val="28"/>
          <w:szCs w:val="28"/>
        </w:rPr>
        <w:t>GO</w:t>
      </w:r>
      <w:r w:rsidRPr="004B4242">
        <w:rPr>
          <w:color w:val="000000" w:themeColor="text1"/>
          <w:sz w:val="28"/>
          <w:szCs w:val="28"/>
        </w:rPr>
        <w:t>功能标签预测能力不足</w:t>
      </w:r>
      <w:r w:rsidRPr="004B4242">
        <w:rPr>
          <w:bCs/>
          <w:color w:val="000000" w:themeColor="text1"/>
          <w:sz w:val="28"/>
          <w:szCs w:val="28"/>
        </w:rPr>
        <w:t>）、</w:t>
      </w:r>
      <w:r w:rsidRPr="004B4242">
        <w:rPr>
          <w:color w:val="000000" w:themeColor="text1"/>
          <w:sz w:val="28"/>
          <w:szCs w:val="28"/>
        </w:rPr>
        <w:t>容易引入噪声，缺乏有效的机制来过滤冗余信息并增强模型在面对不完整数据时的鲁棒性的问题</w:t>
      </w:r>
      <w:r w:rsidRPr="004B4242">
        <w:rPr>
          <w:bCs/>
          <w:color w:val="000000" w:themeColor="text1"/>
          <w:sz w:val="28"/>
          <w:szCs w:val="28"/>
        </w:rPr>
        <w:t>。</w:t>
      </w:r>
    </w:p>
    <w:p w14:paraId="59159AC7" w14:textId="2323048A" w:rsidR="008B0CFA" w:rsidRPr="004B4242" w:rsidRDefault="00940A56" w:rsidP="005A4A29">
      <w:pPr>
        <w:pStyle w:val="af4"/>
        <w:ind w:firstLine="420"/>
        <w:jc w:val="both"/>
        <w:rPr>
          <w:color w:val="000000" w:themeColor="text1"/>
          <w:sz w:val="28"/>
          <w:szCs w:val="28"/>
        </w:rPr>
        <w:sectPr w:rsidR="008B0CFA" w:rsidRPr="004B4242">
          <w:headerReference w:type="even" r:id="rId7"/>
          <w:headerReference w:type="default" r:id="rId8"/>
          <w:footerReference w:type="even" r:id="rId9"/>
          <w:footerReference w:type="default" r:id="rId10"/>
          <w:pgSz w:w="11906" w:h="16838"/>
          <w:pgMar w:top="1440" w:right="1080" w:bottom="1440" w:left="1080" w:header="851" w:footer="992" w:gutter="0"/>
          <w:pgNumType w:start="1"/>
          <w:cols w:space="720"/>
          <w:docGrid w:type="linesAndChars" w:linePitch="538"/>
        </w:sectPr>
      </w:pPr>
      <w:r w:rsidRPr="004B4242">
        <w:rPr>
          <w:color w:val="000000" w:themeColor="text1"/>
          <w:sz w:val="28"/>
          <w:szCs w:val="28"/>
        </w:rPr>
        <w:lastRenderedPageBreak/>
        <w:t>应当理解的是，本发明的应用不限于上述的举例，对本领域普通技术人员来说，可以根据上述说明加以改进或变换，所有这些改进和变换都应属于本发明所附权利要求的保护范围。</w:t>
      </w:r>
    </w:p>
    <w:p w14:paraId="2CDF9C7C" w14:textId="77777777" w:rsidR="008B0CFA" w:rsidRPr="004B4242" w:rsidRDefault="00940A56">
      <w:pPr>
        <w:pBdr>
          <w:bottom w:val="single" w:sz="4" w:space="1" w:color="auto"/>
        </w:pBdr>
        <w:jc w:val="center"/>
        <w:rPr>
          <w:color w:val="000000" w:themeColor="text1"/>
          <w:sz w:val="28"/>
          <w:szCs w:val="28"/>
        </w:rPr>
      </w:pPr>
      <w:r w:rsidRPr="004B4242">
        <w:rPr>
          <w:color w:val="000000" w:themeColor="text1"/>
          <w:sz w:val="28"/>
          <w:szCs w:val="28"/>
        </w:rPr>
        <w:lastRenderedPageBreak/>
        <w:t>说</w:t>
      </w:r>
      <w:r w:rsidRPr="004B4242">
        <w:rPr>
          <w:color w:val="000000" w:themeColor="text1"/>
          <w:sz w:val="28"/>
          <w:szCs w:val="28"/>
        </w:rPr>
        <w:t xml:space="preserve"> </w:t>
      </w:r>
      <w:r w:rsidRPr="004B4242">
        <w:rPr>
          <w:color w:val="000000" w:themeColor="text1"/>
          <w:sz w:val="28"/>
          <w:szCs w:val="28"/>
        </w:rPr>
        <w:t>明</w:t>
      </w:r>
      <w:r w:rsidRPr="004B4242">
        <w:rPr>
          <w:color w:val="000000" w:themeColor="text1"/>
          <w:sz w:val="28"/>
          <w:szCs w:val="28"/>
        </w:rPr>
        <w:t xml:space="preserve"> </w:t>
      </w:r>
      <w:r w:rsidRPr="004B4242">
        <w:rPr>
          <w:color w:val="000000" w:themeColor="text1"/>
          <w:sz w:val="28"/>
          <w:szCs w:val="28"/>
        </w:rPr>
        <w:t>书</w:t>
      </w:r>
      <w:r w:rsidRPr="004B4242">
        <w:rPr>
          <w:color w:val="000000" w:themeColor="text1"/>
          <w:sz w:val="28"/>
          <w:szCs w:val="28"/>
        </w:rPr>
        <w:t xml:space="preserve"> </w:t>
      </w:r>
      <w:r w:rsidRPr="004B4242">
        <w:rPr>
          <w:color w:val="000000" w:themeColor="text1"/>
          <w:sz w:val="28"/>
          <w:szCs w:val="28"/>
        </w:rPr>
        <w:t>附</w:t>
      </w:r>
      <w:r w:rsidRPr="004B4242">
        <w:rPr>
          <w:color w:val="000000" w:themeColor="text1"/>
          <w:sz w:val="28"/>
          <w:szCs w:val="28"/>
        </w:rPr>
        <w:t xml:space="preserve"> </w:t>
      </w:r>
      <w:r w:rsidRPr="004B4242">
        <w:rPr>
          <w:color w:val="000000" w:themeColor="text1"/>
          <w:sz w:val="28"/>
          <w:szCs w:val="28"/>
        </w:rPr>
        <w:t>图</w:t>
      </w:r>
    </w:p>
    <w:p w14:paraId="6C58D38F" w14:textId="4ACC24CE" w:rsidR="009B2C22" w:rsidRDefault="00D672CA" w:rsidP="009B2C22">
      <w:pPr>
        <w:tabs>
          <w:tab w:val="left" w:pos="0"/>
        </w:tabs>
        <w:jc w:val="center"/>
        <w:rPr>
          <w:color w:val="000000" w:themeColor="text1"/>
          <w:sz w:val="28"/>
          <w:szCs w:val="28"/>
        </w:rPr>
      </w:pPr>
      <w:r>
        <w:rPr>
          <w:noProof/>
        </w:rPr>
        <w:drawing>
          <wp:inline distT="0" distB="0" distL="0" distR="0" wp14:anchorId="14ACC483" wp14:editId="7403D660">
            <wp:extent cx="5500048" cy="5783346"/>
            <wp:effectExtent l="0" t="0" r="571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7389" cy="5791066"/>
                    </a:xfrm>
                    <a:prstGeom prst="rect">
                      <a:avLst/>
                    </a:prstGeom>
                  </pic:spPr>
                </pic:pic>
              </a:graphicData>
            </a:graphic>
          </wp:inline>
        </w:drawing>
      </w:r>
    </w:p>
    <w:p w14:paraId="198312DF" w14:textId="26E9A482" w:rsidR="008B0CFA" w:rsidRPr="004B4242" w:rsidRDefault="00940A56" w:rsidP="009B2C22">
      <w:pPr>
        <w:tabs>
          <w:tab w:val="left" w:pos="0"/>
        </w:tabs>
        <w:jc w:val="center"/>
        <w:rPr>
          <w:color w:val="000000" w:themeColor="text1"/>
          <w:sz w:val="28"/>
          <w:szCs w:val="28"/>
        </w:rPr>
      </w:pPr>
      <w:r w:rsidRPr="004B4242">
        <w:rPr>
          <w:color w:val="000000" w:themeColor="text1"/>
          <w:sz w:val="28"/>
          <w:szCs w:val="28"/>
        </w:rPr>
        <w:t>图</w:t>
      </w:r>
      <w:r w:rsidRPr="004B4242">
        <w:rPr>
          <w:color w:val="000000" w:themeColor="text1"/>
          <w:sz w:val="28"/>
          <w:szCs w:val="28"/>
        </w:rPr>
        <w:t>1</w:t>
      </w:r>
    </w:p>
    <w:p w14:paraId="44F523F8" w14:textId="6C6A7C6A" w:rsidR="00BD7FBD" w:rsidRPr="004B4242" w:rsidRDefault="00B92BD7" w:rsidP="00A555CD">
      <w:pPr>
        <w:tabs>
          <w:tab w:val="left" w:pos="0"/>
        </w:tabs>
        <w:rPr>
          <w:color w:val="000000" w:themeColor="text1"/>
          <w:sz w:val="28"/>
          <w:szCs w:val="28"/>
        </w:rPr>
      </w:pPr>
      <w:r w:rsidRPr="004B4242">
        <w:rPr>
          <w:noProof/>
          <w:color w:val="000000" w:themeColor="text1"/>
        </w:rPr>
        <w:lastRenderedPageBreak/>
        <w:drawing>
          <wp:inline distT="0" distB="0" distL="0" distR="0" wp14:anchorId="4C33EF89" wp14:editId="3CB09FF0">
            <wp:extent cx="6188710" cy="3136265"/>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136265"/>
                    </a:xfrm>
                    <a:prstGeom prst="rect">
                      <a:avLst/>
                    </a:prstGeom>
                  </pic:spPr>
                </pic:pic>
              </a:graphicData>
            </a:graphic>
          </wp:inline>
        </w:drawing>
      </w:r>
    </w:p>
    <w:p w14:paraId="5477B5F9" w14:textId="56ED5F2E" w:rsidR="008B0CFA" w:rsidRPr="004B4242" w:rsidRDefault="00940A56" w:rsidP="009B2C22">
      <w:pPr>
        <w:tabs>
          <w:tab w:val="left" w:pos="0"/>
        </w:tabs>
        <w:jc w:val="center"/>
        <w:rPr>
          <w:color w:val="000000" w:themeColor="text1"/>
          <w:sz w:val="28"/>
          <w:szCs w:val="28"/>
        </w:rPr>
      </w:pPr>
      <w:r w:rsidRPr="004B4242">
        <w:rPr>
          <w:color w:val="000000" w:themeColor="text1"/>
          <w:sz w:val="28"/>
          <w:szCs w:val="28"/>
        </w:rPr>
        <w:t>图</w:t>
      </w:r>
      <w:r w:rsidRPr="004B4242">
        <w:rPr>
          <w:color w:val="000000" w:themeColor="text1"/>
          <w:sz w:val="28"/>
          <w:szCs w:val="28"/>
        </w:rPr>
        <w:t>2</w:t>
      </w:r>
    </w:p>
    <w:p w14:paraId="6B6949CA" w14:textId="2CBD629A" w:rsidR="003157A4" w:rsidRPr="004B4242" w:rsidRDefault="003157A4" w:rsidP="00A555CD">
      <w:pPr>
        <w:tabs>
          <w:tab w:val="left" w:pos="0"/>
        </w:tabs>
        <w:ind w:firstLineChars="200" w:firstLine="420"/>
        <w:rPr>
          <w:color w:val="000000" w:themeColor="text1"/>
          <w:sz w:val="28"/>
          <w:szCs w:val="28"/>
        </w:rPr>
      </w:pPr>
      <w:r w:rsidRPr="004B4242">
        <w:rPr>
          <w:noProof/>
          <w:color w:val="000000" w:themeColor="text1"/>
        </w:rPr>
        <w:drawing>
          <wp:inline distT="0" distB="0" distL="0" distR="0" wp14:anchorId="787C70A1" wp14:editId="39AFD4E7">
            <wp:extent cx="5793638" cy="46683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8984" cy="4672626"/>
                    </a:xfrm>
                    <a:prstGeom prst="rect">
                      <a:avLst/>
                    </a:prstGeom>
                  </pic:spPr>
                </pic:pic>
              </a:graphicData>
            </a:graphic>
          </wp:inline>
        </w:drawing>
      </w:r>
    </w:p>
    <w:p w14:paraId="0F8CFDCE" w14:textId="6E57640F" w:rsidR="008B0CFA" w:rsidRPr="004B4242" w:rsidRDefault="00940A56" w:rsidP="009B2C22">
      <w:pPr>
        <w:tabs>
          <w:tab w:val="left" w:pos="0"/>
        </w:tabs>
        <w:jc w:val="center"/>
        <w:rPr>
          <w:color w:val="000000" w:themeColor="text1"/>
          <w:sz w:val="28"/>
          <w:szCs w:val="28"/>
        </w:rPr>
      </w:pPr>
      <w:r w:rsidRPr="004B4242">
        <w:rPr>
          <w:color w:val="000000" w:themeColor="text1"/>
          <w:sz w:val="28"/>
          <w:szCs w:val="28"/>
        </w:rPr>
        <w:t>图</w:t>
      </w:r>
      <w:r w:rsidRPr="004B4242">
        <w:rPr>
          <w:color w:val="000000" w:themeColor="text1"/>
          <w:sz w:val="28"/>
          <w:szCs w:val="28"/>
        </w:rPr>
        <w:t>3</w:t>
      </w:r>
    </w:p>
    <w:p w14:paraId="29A67BC0" w14:textId="40D4E2EF" w:rsidR="003157A4" w:rsidRPr="004B4242" w:rsidRDefault="00A555CD">
      <w:pPr>
        <w:tabs>
          <w:tab w:val="left" w:pos="0"/>
        </w:tabs>
        <w:ind w:firstLineChars="200" w:firstLine="420"/>
        <w:jc w:val="center"/>
        <w:rPr>
          <w:color w:val="000000" w:themeColor="text1"/>
          <w:sz w:val="28"/>
          <w:szCs w:val="28"/>
        </w:rPr>
      </w:pPr>
      <w:r w:rsidRPr="004B4242">
        <w:rPr>
          <w:noProof/>
          <w:color w:val="000000" w:themeColor="text1"/>
        </w:rPr>
        <w:lastRenderedPageBreak/>
        <w:drawing>
          <wp:inline distT="0" distB="0" distL="0" distR="0" wp14:anchorId="4212BF0B" wp14:editId="6437E921">
            <wp:extent cx="2885714" cy="250476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5714" cy="2504762"/>
                    </a:xfrm>
                    <a:prstGeom prst="rect">
                      <a:avLst/>
                    </a:prstGeom>
                  </pic:spPr>
                </pic:pic>
              </a:graphicData>
            </a:graphic>
          </wp:inline>
        </w:drawing>
      </w:r>
    </w:p>
    <w:p w14:paraId="2EF19457" w14:textId="42F1799E" w:rsidR="008B0CFA" w:rsidRPr="004B4242" w:rsidRDefault="00940A56" w:rsidP="00B24C23">
      <w:pPr>
        <w:tabs>
          <w:tab w:val="left" w:pos="0"/>
        </w:tabs>
        <w:jc w:val="center"/>
        <w:rPr>
          <w:color w:val="000000" w:themeColor="text1"/>
          <w:sz w:val="28"/>
          <w:szCs w:val="28"/>
        </w:rPr>
      </w:pPr>
      <w:r w:rsidRPr="004B4242">
        <w:rPr>
          <w:color w:val="000000" w:themeColor="text1"/>
          <w:sz w:val="28"/>
          <w:szCs w:val="28"/>
        </w:rPr>
        <w:t>图</w:t>
      </w:r>
      <w:r w:rsidRPr="004B4242">
        <w:rPr>
          <w:color w:val="000000" w:themeColor="text1"/>
          <w:sz w:val="28"/>
          <w:szCs w:val="28"/>
        </w:rPr>
        <w:t>4</w:t>
      </w:r>
    </w:p>
    <w:p w14:paraId="44D38B73" w14:textId="20127F0D" w:rsidR="003157A4" w:rsidRPr="004B4242" w:rsidRDefault="003157A4">
      <w:pPr>
        <w:tabs>
          <w:tab w:val="left" w:pos="0"/>
        </w:tabs>
        <w:ind w:firstLineChars="200" w:firstLine="420"/>
        <w:jc w:val="center"/>
        <w:rPr>
          <w:color w:val="000000" w:themeColor="text1"/>
          <w:sz w:val="28"/>
          <w:szCs w:val="28"/>
        </w:rPr>
      </w:pPr>
      <w:r w:rsidRPr="004B4242">
        <w:rPr>
          <w:noProof/>
          <w:color w:val="000000" w:themeColor="text1"/>
        </w:rPr>
        <w:drawing>
          <wp:inline distT="0" distB="0" distL="0" distR="0" wp14:anchorId="00A0DE08" wp14:editId="35403B39">
            <wp:extent cx="2918765" cy="1619169"/>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91596" cy="1659572"/>
                    </a:xfrm>
                    <a:prstGeom prst="rect">
                      <a:avLst/>
                    </a:prstGeom>
                  </pic:spPr>
                </pic:pic>
              </a:graphicData>
            </a:graphic>
          </wp:inline>
        </w:drawing>
      </w:r>
    </w:p>
    <w:p w14:paraId="04D4928B" w14:textId="48E3110F" w:rsidR="008B0CFA" w:rsidRPr="004B4242" w:rsidRDefault="00940A56" w:rsidP="00B24C23">
      <w:pPr>
        <w:tabs>
          <w:tab w:val="left" w:pos="0"/>
        </w:tabs>
        <w:jc w:val="center"/>
        <w:rPr>
          <w:color w:val="000000" w:themeColor="text1"/>
          <w:sz w:val="28"/>
          <w:szCs w:val="28"/>
        </w:rPr>
      </w:pPr>
      <w:r w:rsidRPr="004B4242">
        <w:rPr>
          <w:color w:val="000000" w:themeColor="text1"/>
          <w:sz w:val="28"/>
          <w:szCs w:val="28"/>
        </w:rPr>
        <w:t>图</w:t>
      </w:r>
      <w:r w:rsidRPr="004B4242">
        <w:rPr>
          <w:color w:val="000000" w:themeColor="text1"/>
          <w:sz w:val="28"/>
          <w:szCs w:val="28"/>
        </w:rPr>
        <w:t>5</w:t>
      </w:r>
    </w:p>
    <w:p w14:paraId="4A123C9F" w14:textId="49454793" w:rsidR="006E6B9E" w:rsidRPr="004B4242" w:rsidRDefault="006E6B9E">
      <w:pPr>
        <w:tabs>
          <w:tab w:val="left" w:pos="0"/>
        </w:tabs>
        <w:ind w:firstLineChars="200" w:firstLine="420"/>
        <w:jc w:val="center"/>
        <w:rPr>
          <w:color w:val="000000" w:themeColor="text1"/>
          <w:sz w:val="28"/>
          <w:szCs w:val="28"/>
        </w:rPr>
      </w:pPr>
      <w:r w:rsidRPr="004B4242">
        <w:rPr>
          <w:noProof/>
          <w:color w:val="000000" w:themeColor="text1"/>
        </w:rPr>
        <w:drawing>
          <wp:inline distT="0" distB="0" distL="0" distR="0" wp14:anchorId="01D7AB0C" wp14:editId="21CB6F2F">
            <wp:extent cx="4629150" cy="3350031"/>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9131" cy="3364491"/>
                    </a:xfrm>
                    <a:prstGeom prst="rect">
                      <a:avLst/>
                    </a:prstGeom>
                  </pic:spPr>
                </pic:pic>
              </a:graphicData>
            </a:graphic>
          </wp:inline>
        </w:drawing>
      </w:r>
    </w:p>
    <w:p w14:paraId="6A06962A" w14:textId="77777777" w:rsidR="008B0CFA" w:rsidRPr="004B4242" w:rsidRDefault="00940A56" w:rsidP="00B24C23">
      <w:pPr>
        <w:tabs>
          <w:tab w:val="left" w:pos="0"/>
        </w:tabs>
        <w:jc w:val="center"/>
        <w:rPr>
          <w:color w:val="000000" w:themeColor="text1"/>
          <w:sz w:val="28"/>
          <w:szCs w:val="28"/>
        </w:rPr>
      </w:pPr>
      <w:r w:rsidRPr="004B4242">
        <w:rPr>
          <w:color w:val="000000" w:themeColor="text1"/>
          <w:sz w:val="28"/>
          <w:szCs w:val="28"/>
        </w:rPr>
        <w:t>图</w:t>
      </w:r>
      <w:r w:rsidRPr="004B4242">
        <w:rPr>
          <w:color w:val="000000" w:themeColor="text1"/>
          <w:sz w:val="28"/>
          <w:szCs w:val="28"/>
        </w:rPr>
        <w:t>6</w:t>
      </w:r>
    </w:p>
    <w:p w14:paraId="53F02841" w14:textId="77777777" w:rsidR="008B0CFA" w:rsidRPr="004B4242" w:rsidRDefault="008B0CFA" w:rsidP="005A4A29">
      <w:pPr>
        <w:tabs>
          <w:tab w:val="left" w:pos="0"/>
        </w:tabs>
        <w:rPr>
          <w:color w:val="000000" w:themeColor="text1"/>
          <w:sz w:val="28"/>
          <w:szCs w:val="28"/>
        </w:rPr>
        <w:sectPr w:rsidR="008B0CFA" w:rsidRPr="004B4242">
          <w:pgSz w:w="11906" w:h="16838"/>
          <w:pgMar w:top="1440" w:right="1080" w:bottom="1440" w:left="1080" w:header="851" w:footer="992" w:gutter="0"/>
          <w:pgNumType w:start="1"/>
          <w:cols w:space="720"/>
          <w:docGrid w:type="linesAndChars" w:linePitch="538"/>
        </w:sectPr>
      </w:pPr>
    </w:p>
    <w:p w14:paraId="3F4528D2" w14:textId="77777777" w:rsidR="008B0CFA" w:rsidRPr="004B4242" w:rsidRDefault="00940A56">
      <w:pPr>
        <w:pBdr>
          <w:bottom w:val="single" w:sz="4" w:space="1" w:color="auto"/>
        </w:pBdr>
        <w:jc w:val="center"/>
        <w:rPr>
          <w:color w:val="000000" w:themeColor="text1"/>
          <w:sz w:val="28"/>
          <w:szCs w:val="28"/>
        </w:rPr>
      </w:pPr>
      <w:r w:rsidRPr="004B4242">
        <w:rPr>
          <w:color w:val="000000" w:themeColor="text1"/>
          <w:sz w:val="28"/>
          <w:szCs w:val="28"/>
        </w:rPr>
        <w:lastRenderedPageBreak/>
        <w:t>权</w:t>
      </w:r>
      <w:r w:rsidRPr="004B4242">
        <w:rPr>
          <w:color w:val="000000" w:themeColor="text1"/>
          <w:sz w:val="28"/>
          <w:szCs w:val="28"/>
        </w:rPr>
        <w:t xml:space="preserve"> </w:t>
      </w:r>
      <w:r w:rsidRPr="004B4242">
        <w:rPr>
          <w:color w:val="000000" w:themeColor="text1"/>
          <w:sz w:val="28"/>
          <w:szCs w:val="28"/>
        </w:rPr>
        <w:t>利</w:t>
      </w:r>
      <w:r w:rsidRPr="004B4242">
        <w:rPr>
          <w:color w:val="000000" w:themeColor="text1"/>
          <w:sz w:val="28"/>
          <w:szCs w:val="28"/>
        </w:rPr>
        <w:t xml:space="preserve"> </w:t>
      </w:r>
      <w:r w:rsidRPr="004B4242">
        <w:rPr>
          <w:color w:val="000000" w:themeColor="text1"/>
          <w:sz w:val="28"/>
          <w:szCs w:val="28"/>
        </w:rPr>
        <w:t>要</w:t>
      </w:r>
      <w:r w:rsidRPr="004B4242">
        <w:rPr>
          <w:color w:val="000000" w:themeColor="text1"/>
          <w:sz w:val="28"/>
          <w:szCs w:val="28"/>
        </w:rPr>
        <w:t xml:space="preserve"> </w:t>
      </w:r>
      <w:r w:rsidRPr="004B4242">
        <w:rPr>
          <w:color w:val="000000" w:themeColor="text1"/>
          <w:sz w:val="28"/>
          <w:szCs w:val="28"/>
        </w:rPr>
        <w:t>求</w:t>
      </w:r>
      <w:r w:rsidRPr="004B4242">
        <w:rPr>
          <w:color w:val="000000" w:themeColor="text1"/>
          <w:sz w:val="28"/>
          <w:szCs w:val="28"/>
        </w:rPr>
        <w:t xml:space="preserve"> </w:t>
      </w:r>
      <w:r w:rsidRPr="004B4242">
        <w:rPr>
          <w:color w:val="000000" w:themeColor="text1"/>
          <w:sz w:val="28"/>
          <w:szCs w:val="28"/>
        </w:rPr>
        <w:t>书</w:t>
      </w:r>
    </w:p>
    <w:p w14:paraId="20866BD9" w14:textId="4136060A" w:rsidR="00A32B5B" w:rsidRPr="004B4242" w:rsidRDefault="00940A56" w:rsidP="00637EFF">
      <w:pPr>
        <w:ind w:firstLine="576"/>
        <w:rPr>
          <w:color w:val="000000" w:themeColor="text1"/>
          <w:sz w:val="28"/>
          <w:szCs w:val="28"/>
        </w:rPr>
      </w:pPr>
      <w:r w:rsidRPr="004B4242">
        <w:rPr>
          <w:color w:val="000000" w:themeColor="text1"/>
          <w:sz w:val="28"/>
          <w:szCs w:val="28"/>
        </w:rPr>
        <w:t>1</w:t>
      </w:r>
      <w:r w:rsidRPr="004B4242">
        <w:rPr>
          <w:color w:val="000000" w:themeColor="text1"/>
          <w:sz w:val="28"/>
          <w:szCs w:val="28"/>
        </w:rPr>
        <w:t>、一种</w:t>
      </w:r>
      <w:r w:rsidR="00650D3E" w:rsidRPr="004B4242">
        <w:rPr>
          <w:color w:val="000000" w:themeColor="text1"/>
          <w:sz w:val="28"/>
          <w:szCs w:val="28"/>
        </w:rPr>
        <w:t>蛋白质</w:t>
      </w:r>
      <w:r w:rsidR="003756D1" w:rsidRPr="004B4242">
        <w:rPr>
          <w:color w:val="000000" w:themeColor="text1"/>
          <w:sz w:val="28"/>
          <w:szCs w:val="28"/>
        </w:rPr>
        <w:t>功能预测模型的训练方法</w:t>
      </w:r>
      <w:r w:rsidRPr="004B4242">
        <w:rPr>
          <w:color w:val="000000" w:themeColor="text1"/>
          <w:sz w:val="28"/>
          <w:szCs w:val="28"/>
        </w:rPr>
        <w:t>，其特征在于，</w:t>
      </w:r>
      <w:r w:rsidR="00222504" w:rsidRPr="004B4242">
        <w:rPr>
          <w:rFonts w:hint="eastAsia"/>
          <w:color w:val="000000" w:themeColor="text1"/>
          <w:sz w:val="28"/>
          <w:szCs w:val="28"/>
        </w:rPr>
        <w:t>所述蛋白质功能预测模型包括三个结构相同的投影网络和具有自适应门控融合机制的</w:t>
      </w:r>
      <w:r w:rsidR="00BE3E04" w:rsidRPr="004B4242">
        <w:rPr>
          <w:rFonts w:hint="eastAsia"/>
          <w:color w:val="000000" w:themeColor="text1"/>
          <w:sz w:val="28"/>
          <w:szCs w:val="28"/>
        </w:rPr>
        <w:t>功能预测网络</w:t>
      </w:r>
      <w:r w:rsidR="00222504" w:rsidRPr="004B4242">
        <w:rPr>
          <w:rFonts w:hint="eastAsia"/>
          <w:color w:val="000000" w:themeColor="text1"/>
          <w:sz w:val="28"/>
          <w:szCs w:val="28"/>
        </w:rPr>
        <w:t>，所述蛋白质功能预测模型的训练方法</w:t>
      </w:r>
      <w:r w:rsidR="003756D1" w:rsidRPr="004B4242">
        <w:rPr>
          <w:color w:val="000000" w:themeColor="text1"/>
          <w:sz w:val="28"/>
          <w:szCs w:val="28"/>
        </w:rPr>
        <w:t>包括如下步骤：</w:t>
      </w:r>
    </w:p>
    <w:p w14:paraId="04F88FE0" w14:textId="6EA82520" w:rsidR="00871B8A" w:rsidRPr="004B4242" w:rsidRDefault="00A32B5B" w:rsidP="00637EFF">
      <w:pPr>
        <w:ind w:firstLine="576"/>
        <w:rPr>
          <w:color w:val="000000" w:themeColor="text1"/>
          <w:sz w:val="28"/>
          <w:szCs w:val="28"/>
        </w:rPr>
      </w:pPr>
      <w:bookmarkStart w:id="51" w:name="OLE_LINK9"/>
      <w:r w:rsidRPr="004B4242">
        <w:rPr>
          <w:color w:val="000000" w:themeColor="text1"/>
          <w:sz w:val="28"/>
          <w:szCs w:val="28"/>
        </w:rPr>
        <w:t>获取训练数据集，所述训练数据集包括</w:t>
      </w:r>
      <w:r w:rsidR="00871B8A" w:rsidRPr="004B4242">
        <w:rPr>
          <w:color w:val="000000" w:themeColor="text1"/>
          <w:sz w:val="28"/>
          <w:szCs w:val="28"/>
        </w:rPr>
        <w:t>已知蛋白质的</w:t>
      </w:r>
      <w:r w:rsidRPr="004B4242">
        <w:rPr>
          <w:color w:val="000000" w:themeColor="text1"/>
          <w:sz w:val="28"/>
          <w:szCs w:val="28"/>
        </w:rPr>
        <w:t>蛋白质序列、蛋白质结构</w:t>
      </w:r>
      <w:r w:rsidR="00BE4066">
        <w:rPr>
          <w:rFonts w:hint="eastAsia"/>
          <w:color w:val="000000" w:themeColor="text1"/>
          <w:sz w:val="28"/>
          <w:szCs w:val="28"/>
        </w:rPr>
        <w:t>域</w:t>
      </w:r>
      <w:r w:rsidRPr="004B4242">
        <w:rPr>
          <w:color w:val="000000" w:themeColor="text1"/>
          <w:sz w:val="28"/>
          <w:szCs w:val="28"/>
        </w:rPr>
        <w:t>文本和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描述文本</w:t>
      </w:r>
      <w:bookmarkEnd w:id="51"/>
      <w:r w:rsidR="00871B8A" w:rsidRPr="004B4242">
        <w:rPr>
          <w:color w:val="000000" w:themeColor="text1"/>
          <w:sz w:val="28"/>
          <w:szCs w:val="28"/>
        </w:rPr>
        <w:t>；</w:t>
      </w:r>
    </w:p>
    <w:p w14:paraId="15B1FE32" w14:textId="2CDDB144" w:rsidR="00114CAB" w:rsidRPr="004B4242" w:rsidRDefault="00114CAB" w:rsidP="00637EFF">
      <w:pPr>
        <w:ind w:firstLine="576"/>
        <w:rPr>
          <w:color w:val="000000" w:themeColor="text1"/>
          <w:sz w:val="28"/>
          <w:szCs w:val="28"/>
        </w:rPr>
      </w:pPr>
      <w:bookmarkStart w:id="52" w:name="OLE_LINK10"/>
      <w:r w:rsidRPr="004B4242">
        <w:rPr>
          <w:color w:val="000000" w:themeColor="text1"/>
          <w:sz w:val="28"/>
          <w:szCs w:val="28"/>
        </w:rPr>
        <w:t>将所述蛋白质序列、蛋白质</w:t>
      </w:r>
      <w:r w:rsidR="00305BCE" w:rsidRPr="004B4242">
        <w:rPr>
          <w:color w:val="000000" w:themeColor="text1"/>
          <w:sz w:val="28"/>
          <w:szCs w:val="28"/>
        </w:rPr>
        <w:t>结构域</w:t>
      </w:r>
      <w:r w:rsidRPr="004B4242">
        <w:rPr>
          <w:color w:val="000000" w:themeColor="text1"/>
          <w:sz w:val="28"/>
          <w:szCs w:val="28"/>
        </w:rPr>
        <w:t>文本和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描述文本分别转换成嵌入表示形式后，分别得到</w:t>
      </w:r>
      <w:r w:rsidR="00305BCE" w:rsidRPr="004B4242">
        <w:rPr>
          <w:color w:val="000000" w:themeColor="text1"/>
          <w:sz w:val="28"/>
          <w:szCs w:val="28"/>
        </w:rPr>
        <w:t>序列模态</w:t>
      </w:r>
      <w:r w:rsidRPr="004B4242">
        <w:rPr>
          <w:color w:val="000000" w:themeColor="text1"/>
          <w:sz w:val="28"/>
          <w:szCs w:val="28"/>
        </w:rPr>
        <w:t>特征向量、</w:t>
      </w:r>
      <w:r w:rsidR="00305BCE" w:rsidRPr="004B4242">
        <w:rPr>
          <w:color w:val="000000" w:themeColor="text1"/>
          <w:sz w:val="28"/>
          <w:szCs w:val="28"/>
        </w:rPr>
        <w:t>结构域模态</w:t>
      </w:r>
      <w:r w:rsidRPr="004B4242">
        <w:rPr>
          <w:color w:val="000000" w:themeColor="text1"/>
          <w:sz w:val="28"/>
          <w:szCs w:val="28"/>
        </w:rPr>
        <w:t>特征向量和</w:t>
      </w:r>
      <w:r w:rsidR="00305BCE" w:rsidRPr="004B4242">
        <w:rPr>
          <w:color w:val="000000" w:themeColor="text1"/>
          <w:sz w:val="28"/>
          <w:szCs w:val="28"/>
        </w:rPr>
        <w:t>GO</w:t>
      </w:r>
      <w:r w:rsidR="00305BCE" w:rsidRPr="004B4242">
        <w:rPr>
          <w:color w:val="000000" w:themeColor="text1"/>
          <w:sz w:val="28"/>
          <w:szCs w:val="28"/>
        </w:rPr>
        <w:t>功能</w:t>
      </w:r>
      <w:r w:rsidR="00ED6ABC" w:rsidRPr="004B4242">
        <w:rPr>
          <w:rFonts w:hint="eastAsia"/>
          <w:color w:val="000000" w:themeColor="text1"/>
          <w:sz w:val="28"/>
          <w:szCs w:val="28"/>
        </w:rPr>
        <w:t>标签</w:t>
      </w:r>
      <w:r w:rsidR="00305BCE" w:rsidRPr="004B4242">
        <w:rPr>
          <w:color w:val="000000" w:themeColor="text1"/>
          <w:sz w:val="28"/>
          <w:szCs w:val="28"/>
        </w:rPr>
        <w:t>模态</w:t>
      </w:r>
      <w:r w:rsidRPr="004B4242">
        <w:rPr>
          <w:color w:val="000000" w:themeColor="text1"/>
          <w:sz w:val="28"/>
          <w:szCs w:val="28"/>
        </w:rPr>
        <w:t>特征向量</w:t>
      </w:r>
      <w:bookmarkEnd w:id="52"/>
      <w:r w:rsidRPr="004B4242">
        <w:rPr>
          <w:color w:val="000000" w:themeColor="text1"/>
          <w:sz w:val="28"/>
          <w:szCs w:val="28"/>
        </w:rPr>
        <w:t>；</w:t>
      </w:r>
    </w:p>
    <w:p w14:paraId="43E7BB17" w14:textId="5285837F" w:rsidR="00114CAB" w:rsidRPr="004B4242" w:rsidRDefault="00114CAB" w:rsidP="00637EFF">
      <w:pPr>
        <w:ind w:firstLine="576"/>
        <w:rPr>
          <w:color w:val="000000" w:themeColor="text1"/>
          <w:sz w:val="28"/>
          <w:szCs w:val="28"/>
        </w:rPr>
      </w:pPr>
      <w:bookmarkStart w:id="53" w:name="OLE_LINK11"/>
      <w:r w:rsidRPr="004B4242">
        <w:rPr>
          <w:color w:val="000000" w:themeColor="text1"/>
          <w:sz w:val="28"/>
          <w:szCs w:val="28"/>
        </w:rPr>
        <w:t>将所述</w:t>
      </w:r>
      <w:r w:rsidR="00AC03C9" w:rsidRPr="004B4242">
        <w:rPr>
          <w:color w:val="000000" w:themeColor="text1"/>
          <w:sz w:val="28"/>
          <w:szCs w:val="28"/>
        </w:rPr>
        <w:t>序列模态</w:t>
      </w:r>
      <w:r w:rsidRPr="004B4242">
        <w:rPr>
          <w:color w:val="000000" w:themeColor="text1"/>
          <w:sz w:val="28"/>
          <w:szCs w:val="28"/>
        </w:rPr>
        <w:t>特征向量、</w:t>
      </w:r>
      <w:r w:rsidR="00AC03C9" w:rsidRPr="004B4242">
        <w:rPr>
          <w:color w:val="000000" w:themeColor="text1"/>
          <w:sz w:val="28"/>
          <w:szCs w:val="28"/>
        </w:rPr>
        <w:t>结构域模态</w:t>
      </w:r>
      <w:r w:rsidRPr="004B4242">
        <w:rPr>
          <w:color w:val="000000" w:themeColor="text1"/>
          <w:sz w:val="28"/>
          <w:szCs w:val="28"/>
        </w:rPr>
        <w:t>特征向量和</w:t>
      </w:r>
      <w:r w:rsidR="00AC03C9" w:rsidRPr="004B4242">
        <w:rPr>
          <w:color w:val="000000" w:themeColor="text1"/>
          <w:sz w:val="28"/>
          <w:szCs w:val="28"/>
        </w:rPr>
        <w:t>GO</w:t>
      </w:r>
      <w:r w:rsidR="00AC03C9" w:rsidRPr="004B4242">
        <w:rPr>
          <w:color w:val="000000" w:themeColor="text1"/>
          <w:sz w:val="28"/>
          <w:szCs w:val="28"/>
        </w:rPr>
        <w:t>功能</w:t>
      </w:r>
      <w:r w:rsidR="00ED6ABC" w:rsidRPr="004B4242">
        <w:rPr>
          <w:rFonts w:hint="eastAsia"/>
          <w:color w:val="000000" w:themeColor="text1"/>
          <w:sz w:val="28"/>
          <w:szCs w:val="28"/>
        </w:rPr>
        <w:t>标签</w:t>
      </w:r>
      <w:r w:rsidR="00AC03C9" w:rsidRPr="004B4242">
        <w:rPr>
          <w:color w:val="000000" w:themeColor="text1"/>
          <w:sz w:val="28"/>
          <w:szCs w:val="28"/>
        </w:rPr>
        <w:t>模态</w:t>
      </w:r>
      <w:r w:rsidRPr="004B4242">
        <w:rPr>
          <w:color w:val="000000" w:themeColor="text1"/>
          <w:sz w:val="28"/>
          <w:szCs w:val="28"/>
        </w:rPr>
        <w:t>特征向量分别输入至三个结构相同的投影网络，</w:t>
      </w:r>
      <w:r w:rsidR="00AC03C9" w:rsidRPr="004B4242">
        <w:rPr>
          <w:color w:val="000000" w:themeColor="text1"/>
          <w:sz w:val="28"/>
          <w:szCs w:val="28"/>
        </w:rPr>
        <w:t>分别</w:t>
      </w:r>
      <w:r w:rsidRPr="004B4242">
        <w:rPr>
          <w:color w:val="000000" w:themeColor="text1"/>
          <w:sz w:val="28"/>
          <w:szCs w:val="28"/>
        </w:rPr>
        <w:t>得到</w:t>
      </w:r>
      <w:r w:rsidR="007433EA" w:rsidRPr="004B4242">
        <w:rPr>
          <w:color w:val="000000" w:themeColor="text1"/>
          <w:sz w:val="28"/>
          <w:szCs w:val="28"/>
        </w:rPr>
        <w:t>序列模态</w:t>
      </w:r>
      <w:r w:rsidRPr="004B4242">
        <w:rPr>
          <w:color w:val="000000" w:themeColor="text1"/>
          <w:sz w:val="28"/>
          <w:szCs w:val="28"/>
        </w:rPr>
        <w:t>统一空间特征向量、</w:t>
      </w:r>
      <w:r w:rsidR="007433EA" w:rsidRPr="004B4242">
        <w:rPr>
          <w:color w:val="000000" w:themeColor="text1"/>
          <w:sz w:val="28"/>
          <w:szCs w:val="28"/>
        </w:rPr>
        <w:t>结构域模态</w:t>
      </w:r>
      <w:r w:rsidRPr="004B4242">
        <w:rPr>
          <w:color w:val="000000" w:themeColor="text1"/>
          <w:sz w:val="28"/>
          <w:szCs w:val="28"/>
        </w:rPr>
        <w:t>统一空间特征向量和</w:t>
      </w:r>
      <w:r w:rsidR="007433EA" w:rsidRPr="004B4242">
        <w:rPr>
          <w:color w:val="000000" w:themeColor="text1"/>
          <w:sz w:val="28"/>
          <w:szCs w:val="28"/>
        </w:rPr>
        <w:t>GO</w:t>
      </w:r>
      <w:r w:rsidR="007433EA"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统一空间特征向量</w:t>
      </w:r>
      <w:bookmarkEnd w:id="53"/>
      <w:r w:rsidRPr="004B4242">
        <w:rPr>
          <w:color w:val="000000" w:themeColor="text1"/>
          <w:sz w:val="28"/>
          <w:szCs w:val="28"/>
        </w:rPr>
        <w:t>；</w:t>
      </w:r>
    </w:p>
    <w:p w14:paraId="5B3BC6A5" w14:textId="671275FA" w:rsidR="008B0CFA" w:rsidRPr="004B4242" w:rsidRDefault="00114CAB" w:rsidP="00637EFF">
      <w:pPr>
        <w:ind w:firstLine="576"/>
        <w:rPr>
          <w:color w:val="000000" w:themeColor="text1"/>
          <w:sz w:val="28"/>
          <w:szCs w:val="28"/>
        </w:rPr>
      </w:pPr>
      <w:r w:rsidRPr="004B4242">
        <w:rPr>
          <w:color w:val="000000" w:themeColor="text1"/>
          <w:sz w:val="28"/>
          <w:szCs w:val="28"/>
        </w:rPr>
        <w:t>将所述</w:t>
      </w:r>
      <w:r w:rsidR="007433EA" w:rsidRPr="004B4242">
        <w:rPr>
          <w:color w:val="000000" w:themeColor="text1"/>
          <w:sz w:val="28"/>
          <w:szCs w:val="28"/>
        </w:rPr>
        <w:t>序列模态</w:t>
      </w:r>
      <w:r w:rsidRPr="004B4242">
        <w:rPr>
          <w:color w:val="000000" w:themeColor="text1"/>
          <w:sz w:val="28"/>
          <w:szCs w:val="28"/>
        </w:rPr>
        <w:t>统一空间特征向量、</w:t>
      </w:r>
      <w:r w:rsidR="007433EA" w:rsidRPr="004B4242">
        <w:rPr>
          <w:color w:val="000000" w:themeColor="text1"/>
          <w:sz w:val="28"/>
          <w:szCs w:val="28"/>
        </w:rPr>
        <w:t>结构域模态</w:t>
      </w:r>
      <w:r w:rsidRPr="004B4242">
        <w:rPr>
          <w:color w:val="000000" w:themeColor="text1"/>
          <w:sz w:val="28"/>
          <w:szCs w:val="28"/>
        </w:rPr>
        <w:t>统一空间特征向量和</w:t>
      </w:r>
      <w:r w:rsidR="007433EA" w:rsidRPr="004B4242">
        <w:rPr>
          <w:color w:val="000000" w:themeColor="text1"/>
          <w:sz w:val="28"/>
          <w:szCs w:val="28"/>
        </w:rPr>
        <w:t>GO</w:t>
      </w:r>
      <w:r w:rsidR="007433EA"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统一空间特征向量输入至具有自适应门控融合机制的</w:t>
      </w:r>
      <w:r w:rsidR="00BE3E04" w:rsidRPr="004B4242">
        <w:rPr>
          <w:color w:val="000000" w:themeColor="text1"/>
          <w:sz w:val="28"/>
          <w:szCs w:val="28"/>
        </w:rPr>
        <w:t>功能预测网络</w:t>
      </w:r>
      <w:r w:rsidRPr="004B4242">
        <w:rPr>
          <w:color w:val="000000" w:themeColor="text1"/>
          <w:sz w:val="28"/>
          <w:szCs w:val="28"/>
        </w:rPr>
        <w:t>中，对投影网络和</w:t>
      </w:r>
      <w:r w:rsidR="00BE3E04" w:rsidRPr="004B4242">
        <w:rPr>
          <w:color w:val="000000" w:themeColor="text1"/>
          <w:sz w:val="28"/>
          <w:szCs w:val="28"/>
        </w:rPr>
        <w:t>功能预测网络</w:t>
      </w:r>
      <w:r w:rsidR="00F16889" w:rsidRPr="004B4242">
        <w:rPr>
          <w:color w:val="000000" w:themeColor="text1"/>
          <w:sz w:val="28"/>
          <w:szCs w:val="28"/>
        </w:rPr>
        <w:t>进行</w:t>
      </w:r>
      <w:r w:rsidRPr="004B4242">
        <w:rPr>
          <w:color w:val="000000" w:themeColor="text1"/>
          <w:sz w:val="28"/>
          <w:szCs w:val="28"/>
        </w:rPr>
        <w:t>训练</w:t>
      </w:r>
      <w:r w:rsidR="00F16889" w:rsidRPr="004B4242">
        <w:rPr>
          <w:color w:val="000000" w:themeColor="text1"/>
          <w:sz w:val="28"/>
          <w:szCs w:val="28"/>
        </w:rPr>
        <w:t>后</w:t>
      </w:r>
      <w:r w:rsidRPr="004B4242">
        <w:rPr>
          <w:color w:val="000000" w:themeColor="text1"/>
          <w:sz w:val="28"/>
          <w:szCs w:val="28"/>
        </w:rPr>
        <w:t>，得到</w:t>
      </w:r>
      <w:r w:rsidR="00222504" w:rsidRPr="004B4242">
        <w:rPr>
          <w:rFonts w:hint="eastAsia"/>
          <w:color w:val="000000" w:themeColor="text1"/>
          <w:sz w:val="28"/>
          <w:szCs w:val="28"/>
        </w:rPr>
        <w:t>所述</w:t>
      </w:r>
      <w:r w:rsidRPr="004B4242">
        <w:rPr>
          <w:color w:val="000000" w:themeColor="text1"/>
          <w:sz w:val="28"/>
          <w:szCs w:val="28"/>
        </w:rPr>
        <w:t>蛋白质功能预测模型</w:t>
      </w:r>
      <w:r w:rsidR="00940A56" w:rsidRPr="004B4242">
        <w:rPr>
          <w:color w:val="000000" w:themeColor="text1"/>
          <w:sz w:val="28"/>
          <w:szCs w:val="28"/>
        </w:rPr>
        <w:t>。</w:t>
      </w:r>
    </w:p>
    <w:p w14:paraId="1F40974A" w14:textId="17D91BD3" w:rsidR="008B0CFA" w:rsidRPr="004B4242" w:rsidRDefault="00940A56" w:rsidP="00637EFF">
      <w:pPr>
        <w:ind w:firstLine="576"/>
        <w:rPr>
          <w:color w:val="000000" w:themeColor="text1"/>
          <w:sz w:val="28"/>
          <w:szCs w:val="28"/>
        </w:rPr>
      </w:pPr>
      <w:r w:rsidRPr="004B4242">
        <w:rPr>
          <w:color w:val="000000" w:themeColor="text1"/>
          <w:sz w:val="28"/>
          <w:szCs w:val="28"/>
        </w:rPr>
        <w:t>2</w:t>
      </w:r>
      <w:r w:rsidRPr="004B4242">
        <w:rPr>
          <w:color w:val="000000" w:themeColor="text1"/>
          <w:sz w:val="28"/>
          <w:szCs w:val="28"/>
        </w:rPr>
        <w:t>、根据权利要求</w:t>
      </w:r>
      <w:r w:rsidRPr="004B4242">
        <w:rPr>
          <w:color w:val="000000" w:themeColor="text1"/>
          <w:sz w:val="28"/>
          <w:szCs w:val="28"/>
        </w:rPr>
        <w:t>1</w:t>
      </w:r>
      <w:r w:rsidRPr="004B4242">
        <w:rPr>
          <w:color w:val="000000" w:themeColor="text1"/>
          <w:sz w:val="28"/>
          <w:szCs w:val="28"/>
        </w:rPr>
        <w:t>所述的</w:t>
      </w:r>
      <w:r w:rsidR="00871B8A" w:rsidRPr="004B4242">
        <w:rPr>
          <w:color w:val="000000" w:themeColor="text1"/>
          <w:sz w:val="28"/>
          <w:szCs w:val="28"/>
        </w:rPr>
        <w:t>训练方法</w:t>
      </w:r>
      <w:r w:rsidRPr="004B4242">
        <w:rPr>
          <w:color w:val="000000" w:themeColor="text1"/>
          <w:sz w:val="28"/>
          <w:szCs w:val="28"/>
        </w:rPr>
        <w:t>，其特征在于，</w:t>
      </w:r>
      <w:r w:rsidR="00810A2B" w:rsidRPr="004B4242">
        <w:rPr>
          <w:color w:val="000000" w:themeColor="text1"/>
          <w:sz w:val="28"/>
          <w:szCs w:val="28"/>
        </w:rPr>
        <w:t>使用</w:t>
      </w:r>
      <w:r w:rsidR="00F16889" w:rsidRPr="004B4242">
        <w:rPr>
          <w:color w:val="000000" w:themeColor="text1"/>
          <w:sz w:val="28"/>
          <w:szCs w:val="28"/>
        </w:rPr>
        <w:t>蛋白质语言模型</w:t>
      </w:r>
      <w:r w:rsidR="00810A2B" w:rsidRPr="004B4242">
        <w:rPr>
          <w:color w:val="000000" w:themeColor="text1"/>
          <w:sz w:val="28"/>
          <w:szCs w:val="28"/>
        </w:rPr>
        <w:t>对蛋白质序列进行</w:t>
      </w:r>
      <w:r w:rsidR="002604BB" w:rsidRPr="004B4242">
        <w:rPr>
          <w:color w:val="000000" w:themeColor="text1"/>
          <w:sz w:val="28"/>
          <w:szCs w:val="28"/>
        </w:rPr>
        <w:t>编码并转换成嵌入表示形式，然后进行均值池化处理，得到</w:t>
      </w:r>
      <w:r w:rsidR="007433EA" w:rsidRPr="004B4242">
        <w:rPr>
          <w:color w:val="000000" w:themeColor="text1"/>
          <w:sz w:val="28"/>
          <w:szCs w:val="28"/>
        </w:rPr>
        <w:t>序列模态</w:t>
      </w:r>
      <w:r w:rsidR="002604BB" w:rsidRPr="004B4242">
        <w:rPr>
          <w:color w:val="000000" w:themeColor="text1"/>
          <w:sz w:val="28"/>
          <w:szCs w:val="28"/>
        </w:rPr>
        <w:t>特征向量；</w:t>
      </w:r>
    </w:p>
    <w:p w14:paraId="0176484C" w14:textId="5CE508BD" w:rsidR="002604BB" w:rsidRPr="004B4242" w:rsidRDefault="002604BB" w:rsidP="00637EFF">
      <w:pPr>
        <w:ind w:firstLine="576"/>
        <w:rPr>
          <w:color w:val="000000" w:themeColor="text1"/>
          <w:sz w:val="28"/>
          <w:szCs w:val="28"/>
        </w:rPr>
      </w:pPr>
      <w:r w:rsidRPr="004B4242">
        <w:rPr>
          <w:color w:val="000000" w:themeColor="text1"/>
          <w:sz w:val="28"/>
          <w:szCs w:val="28"/>
        </w:rPr>
        <w:t>使用</w:t>
      </w:r>
      <w:r w:rsidR="00222504" w:rsidRPr="004B4242">
        <w:rPr>
          <w:rFonts w:hint="eastAsia"/>
          <w:color w:val="000000" w:themeColor="text1"/>
          <w:sz w:val="28"/>
          <w:szCs w:val="28"/>
        </w:rPr>
        <w:t>文本嵌入模型</w:t>
      </w:r>
      <w:r w:rsidRPr="004B4242">
        <w:rPr>
          <w:color w:val="000000" w:themeColor="text1"/>
          <w:sz w:val="28"/>
          <w:szCs w:val="28"/>
        </w:rPr>
        <w:t>对蛋白质结构</w:t>
      </w:r>
      <w:r w:rsidR="007433EA" w:rsidRPr="004B4242">
        <w:rPr>
          <w:color w:val="000000" w:themeColor="text1"/>
          <w:sz w:val="28"/>
          <w:szCs w:val="28"/>
        </w:rPr>
        <w:t>域</w:t>
      </w:r>
      <w:r w:rsidRPr="004B4242">
        <w:rPr>
          <w:color w:val="000000" w:themeColor="text1"/>
          <w:sz w:val="28"/>
          <w:szCs w:val="28"/>
        </w:rPr>
        <w:t>文本进行编码并转换成嵌入表示形式，然后进行均值池化处理，得到</w:t>
      </w:r>
      <w:r w:rsidR="007433EA" w:rsidRPr="004B4242">
        <w:rPr>
          <w:color w:val="000000" w:themeColor="text1"/>
          <w:sz w:val="28"/>
          <w:szCs w:val="28"/>
        </w:rPr>
        <w:t>结构域模态</w:t>
      </w:r>
      <w:r w:rsidRPr="004B4242">
        <w:rPr>
          <w:color w:val="000000" w:themeColor="text1"/>
          <w:sz w:val="28"/>
          <w:szCs w:val="28"/>
        </w:rPr>
        <w:t>特征向量；</w:t>
      </w:r>
    </w:p>
    <w:p w14:paraId="3AA25577" w14:textId="5DC26B5D" w:rsidR="002604BB" w:rsidRPr="004B4242" w:rsidRDefault="002604BB" w:rsidP="00637EFF">
      <w:pPr>
        <w:ind w:firstLine="576"/>
        <w:rPr>
          <w:color w:val="000000" w:themeColor="text1"/>
          <w:sz w:val="28"/>
          <w:szCs w:val="28"/>
        </w:rPr>
      </w:pPr>
      <w:r w:rsidRPr="004B4242">
        <w:rPr>
          <w:color w:val="000000" w:themeColor="text1"/>
          <w:sz w:val="28"/>
          <w:szCs w:val="28"/>
        </w:rPr>
        <w:t>使用</w:t>
      </w:r>
      <w:r w:rsidR="00222504" w:rsidRPr="004B4242">
        <w:rPr>
          <w:rFonts w:hint="eastAsia"/>
          <w:color w:val="000000" w:themeColor="text1"/>
          <w:sz w:val="28"/>
          <w:szCs w:val="28"/>
        </w:rPr>
        <w:t>文本嵌入模型</w:t>
      </w:r>
      <w:r w:rsidRPr="004B4242">
        <w:rPr>
          <w:color w:val="000000" w:themeColor="text1"/>
          <w:sz w:val="28"/>
          <w:szCs w:val="28"/>
        </w:rPr>
        <w:t>对</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描述文本进行编码并转换成嵌入表示形式，然后进行均值池化处理，得到</w:t>
      </w:r>
      <w:r w:rsidR="00637EFF" w:rsidRPr="004B4242">
        <w:rPr>
          <w:color w:val="000000" w:themeColor="text1"/>
          <w:sz w:val="28"/>
          <w:szCs w:val="28"/>
        </w:rPr>
        <w:t>GO</w:t>
      </w:r>
      <w:r w:rsidR="00637EFF" w:rsidRPr="004B4242">
        <w:rPr>
          <w:color w:val="000000" w:themeColor="text1"/>
          <w:sz w:val="28"/>
          <w:szCs w:val="28"/>
        </w:rPr>
        <w:t>功能</w:t>
      </w:r>
      <w:r w:rsidR="00637EFF" w:rsidRPr="004B4242">
        <w:rPr>
          <w:rFonts w:hint="eastAsia"/>
          <w:color w:val="000000" w:themeColor="text1"/>
          <w:sz w:val="28"/>
          <w:szCs w:val="28"/>
        </w:rPr>
        <w:t>标签</w:t>
      </w:r>
      <w:r w:rsidR="007433EA" w:rsidRPr="004B4242">
        <w:rPr>
          <w:color w:val="000000" w:themeColor="text1"/>
          <w:sz w:val="28"/>
          <w:szCs w:val="28"/>
        </w:rPr>
        <w:t>模态</w:t>
      </w:r>
      <w:r w:rsidRPr="004B4242">
        <w:rPr>
          <w:color w:val="000000" w:themeColor="text1"/>
          <w:sz w:val="28"/>
          <w:szCs w:val="28"/>
        </w:rPr>
        <w:t>特征向量</w:t>
      </w:r>
      <w:r w:rsidR="00C81010" w:rsidRPr="004B4242">
        <w:rPr>
          <w:color w:val="000000" w:themeColor="text1"/>
          <w:sz w:val="28"/>
          <w:szCs w:val="28"/>
        </w:rPr>
        <w:t>。</w:t>
      </w:r>
    </w:p>
    <w:p w14:paraId="51B567A4" w14:textId="756AF40F" w:rsidR="00C81010" w:rsidRPr="004B4242" w:rsidRDefault="00072223" w:rsidP="00637EFF">
      <w:pPr>
        <w:ind w:firstLine="576"/>
        <w:rPr>
          <w:color w:val="000000" w:themeColor="text1"/>
          <w:sz w:val="28"/>
          <w:szCs w:val="28"/>
        </w:rPr>
      </w:pPr>
      <w:r w:rsidRPr="004B4242">
        <w:rPr>
          <w:color w:val="000000" w:themeColor="text1"/>
          <w:sz w:val="28"/>
          <w:szCs w:val="28"/>
        </w:rPr>
        <w:t>3</w:t>
      </w:r>
      <w:r w:rsidRPr="004B4242">
        <w:rPr>
          <w:color w:val="000000" w:themeColor="text1"/>
          <w:sz w:val="28"/>
          <w:szCs w:val="28"/>
        </w:rPr>
        <w:t>、根据权利要求</w:t>
      </w:r>
      <w:r w:rsidRPr="004B4242">
        <w:rPr>
          <w:color w:val="000000" w:themeColor="text1"/>
          <w:sz w:val="28"/>
          <w:szCs w:val="28"/>
        </w:rPr>
        <w:t>1</w:t>
      </w:r>
      <w:r w:rsidRPr="004B4242">
        <w:rPr>
          <w:color w:val="000000" w:themeColor="text1"/>
          <w:sz w:val="28"/>
          <w:szCs w:val="28"/>
        </w:rPr>
        <w:t>所述的训练方法，其特征在于，在</w:t>
      </w:r>
      <w:r w:rsidR="00637EFF" w:rsidRPr="004B4242">
        <w:rPr>
          <w:color w:val="000000" w:themeColor="text1"/>
          <w:sz w:val="28"/>
          <w:szCs w:val="28"/>
        </w:rPr>
        <w:t>对投影网络和功能预测网络进行</w:t>
      </w:r>
      <w:r w:rsidRPr="004B4242">
        <w:rPr>
          <w:color w:val="000000" w:themeColor="text1"/>
          <w:sz w:val="28"/>
          <w:szCs w:val="28"/>
        </w:rPr>
        <w:t>训练的过程中</w:t>
      </w:r>
      <w:r w:rsidR="00637EFF" w:rsidRPr="004B4242">
        <w:rPr>
          <w:rFonts w:hint="eastAsia"/>
          <w:color w:val="000000" w:themeColor="text1"/>
          <w:sz w:val="28"/>
          <w:szCs w:val="28"/>
        </w:rPr>
        <w:t>，</w:t>
      </w:r>
      <w:r w:rsidRPr="004B4242">
        <w:rPr>
          <w:color w:val="000000" w:themeColor="text1"/>
          <w:sz w:val="28"/>
          <w:szCs w:val="28"/>
        </w:rPr>
        <w:t>采用</w:t>
      </w:r>
      <w:bookmarkStart w:id="54" w:name="OLE_LINK14"/>
      <w:r w:rsidRPr="004B4242">
        <w:rPr>
          <w:color w:val="000000" w:themeColor="text1"/>
          <w:sz w:val="28"/>
          <w:szCs w:val="28"/>
        </w:rPr>
        <w:t>非对称特征随机失活机制</w:t>
      </w:r>
      <w:bookmarkEnd w:id="54"/>
      <w:r w:rsidRPr="004B4242">
        <w:rPr>
          <w:color w:val="000000" w:themeColor="text1"/>
          <w:sz w:val="28"/>
          <w:szCs w:val="28"/>
        </w:rPr>
        <w:t>，以预设概率随机将序列模态统一空间特征向量、结构域</w:t>
      </w:r>
      <w:r w:rsidR="00637EFF" w:rsidRPr="004B4242">
        <w:rPr>
          <w:rFonts w:hint="eastAsia"/>
          <w:color w:val="000000" w:themeColor="text1"/>
          <w:sz w:val="28"/>
          <w:szCs w:val="28"/>
        </w:rPr>
        <w:t>模态</w:t>
      </w:r>
      <w:r w:rsidRPr="004B4242">
        <w:rPr>
          <w:color w:val="000000" w:themeColor="text1"/>
          <w:sz w:val="28"/>
          <w:szCs w:val="28"/>
        </w:rPr>
        <w:t>统一空间特征向量进行置零处理，并强制保留序列模态统一空间特征向量、结构域模态统一空间特征向量中的至少一个作</w:t>
      </w:r>
      <w:r w:rsidRPr="004B4242">
        <w:rPr>
          <w:color w:val="000000" w:themeColor="text1"/>
          <w:sz w:val="28"/>
          <w:szCs w:val="28"/>
        </w:rPr>
        <w:lastRenderedPageBreak/>
        <w:t>为输入，</w:t>
      </w:r>
      <w:r w:rsidR="00C81A08" w:rsidRPr="004B4242">
        <w:rPr>
          <w:rFonts w:hint="eastAsia"/>
          <w:color w:val="000000" w:themeColor="text1"/>
          <w:sz w:val="28"/>
          <w:szCs w:val="28"/>
        </w:rPr>
        <w:t>得到随机置零处理后的</w:t>
      </w:r>
      <w:r w:rsidR="00C81A08" w:rsidRPr="004B4242">
        <w:rPr>
          <w:color w:val="000000" w:themeColor="text1"/>
          <w:sz w:val="28"/>
          <w:szCs w:val="28"/>
        </w:rPr>
        <w:t>序列模态统一空间特征向量</w:t>
      </w:r>
      <w:r w:rsidR="00C81A08" w:rsidRPr="004B4242">
        <w:rPr>
          <w:rFonts w:hint="eastAsia"/>
          <w:color w:val="000000" w:themeColor="text1"/>
          <w:sz w:val="28"/>
          <w:szCs w:val="28"/>
        </w:rPr>
        <w:t>和随机置零处理后的</w:t>
      </w:r>
      <w:r w:rsidR="00C81A08" w:rsidRPr="004B4242">
        <w:rPr>
          <w:color w:val="000000" w:themeColor="text1"/>
          <w:sz w:val="28"/>
          <w:szCs w:val="28"/>
        </w:rPr>
        <w:t>结构域模态统一空间特征向量</w:t>
      </w:r>
      <w:r w:rsidR="00C81A08" w:rsidRPr="004B4242">
        <w:rPr>
          <w:rFonts w:hint="eastAsia"/>
          <w:color w:val="000000" w:themeColor="text1"/>
          <w:sz w:val="28"/>
          <w:szCs w:val="28"/>
        </w:rPr>
        <w:t>，</w:t>
      </w:r>
      <w:r w:rsidRPr="004B4242">
        <w:rPr>
          <w:color w:val="000000" w:themeColor="text1"/>
          <w:sz w:val="28"/>
          <w:szCs w:val="28"/>
        </w:rPr>
        <w:t>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模态统一空间特征向量始终保留作为输入。</w:t>
      </w:r>
    </w:p>
    <w:p w14:paraId="1A20BD82" w14:textId="23435380" w:rsidR="003C7EA2" w:rsidRPr="004B4242" w:rsidRDefault="00072223" w:rsidP="00637EFF">
      <w:pPr>
        <w:ind w:firstLine="576"/>
        <w:rPr>
          <w:color w:val="000000" w:themeColor="text1"/>
          <w:sz w:val="28"/>
          <w:szCs w:val="28"/>
        </w:rPr>
      </w:pPr>
      <w:r w:rsidRPr="004B4242">
        <w:rPr>
          <w:color w:val="000000" w:themeColor="text1"/>
          <w:sz w:val="28"/>
          <w:szCs w:val="28"/>
        </w:rPr>
        <w:t>4</w:t>
      </w:r>
      <w:r w:rsidR="00940A56" w:rsidRPr="004B4242">
        <w:rPr>
          <w:color w:val="000000" w:themeColor="text1"/>
          <w:sz w:val="28"/>
          <w:szCs w:val="28"/>
        </w:rPr>
        <w:t>、根据权利要求</w:t>
      </w:r>
      <w:r w:rsidR="002E15A4" w:rsidRPr="004B4242">
        <w:rPr>
          <w:color w:val="000000" w:themeColor="text1"/>
          <w:sz w:val="28"/>
          <w:szCs w:val="28"/>
        </w:rPr>
        <w:t>3</w:t>
      </w:r>
      <w:r w:rsidR="00940A56" w:rsidRPr="004B4242">
        <w:rPr>
          <w:color w:val="000000" w:themeColor="text1"/>
          <w:sz w:val="28"/>
          <w:szCs w:val="28"/>
        </w:rPr>
        <w:t>所述的</w:t>
      </w:r>
      <w:r w:rsidR="00871B8A" w:rsidRPr="004B4242">
        <w:rPr>
          <w:color w:val="000000" w:themeColor="text1"/>
          <w:sz w:val="28"/>
          <w:szCs w:val="28"/>
        </w:rPr>
        <w:t>训练方法</w:t>
      </w:r>
      <w:r w:rsidR="00940A56" w:rsidRPr="004B4242">
        <w:rPr>
          <w:color w:val="000000" w:themeColor="text1"/>
          <w:sz w:val="28"/>
          <w:szCs w:val="28"/>
        </w:rPr>
        <w:t>，其特征在于</w:t>
      </w:r>
      <w:r w:rsidR="00FC3AE6" w:rsidRPr="004B4242">
        <w:rPr>
          <w:color w:val="000000" w:themeColor="text1"/>
          <w:sz w:val="28"/>
          <w:szCs w:val="28"/>
        </w:rPr>
        <w:t>，</w:t>
      </w:r>
      <w:r w:rsidR="003C7EA2" w:rsidRPr="004B4242">
        <w:rPr>
          <w:color w:val="000000" w:themeColor="text1"/>
          <w:sz w:val="28"/>
          <w:szCs w:val="28"/>
        </w:rPr>
        <w:t>所述</w:t>
      </w:r>
      <w:r w:rsidR="00BE3E04" w:rsidRPr="004B4242">
        <w:rPr>
          <w:color w:val="000000" w:themeColor="text1"/>
          <w:sz w:val="28"/>
          <w:szCs w:val="28"/>
        </w:rPr>
        <w:t>功能预测网络</w:t>
      </w:r>
      <w:r w:rsidR="003C7EA2" w:rsidRPr="004B4242">
        <w:rPr>
          <w:color w:val="000000" w:themeColor="text1"/>
          <w:sz w:val="28"/>
          <w:szCs w:val="28"/>
        </w:rPr>
        <w:t>包括</w:t>
      </w:r>
      <w:bookmarkStart w:id="55" w:name="OLE_LINK7"/>
      <w:r w:rsidR="003B552D" w:rsidRPr="004B4242">
        <w:rPr>
          <w:color w:val="000000" w:themeColor="text1"/>
          <w:sz w:val="28"/>
          <w:szCs w:val="28"/>
        </w:rPr>
        <w:t>共享</w:t>
      </w:r>
      <w:r w:rsidR="003C7EA2" w:rsidRPr="004B4242">
        <w:rPr>
          <w:color w:val="000000" w:themeColor="text1"/>
          <w:sz w:val="28"/>
          <w:szCs w:val="28"/>
        </w:rPr>
        <w:t>多层感知机</w:t>
      </w:r>
      <w:r w:rsidR="003B552D" w:rsidRPr="004B4242">
        <w:rPr>
          <w:color w:val="000000" w:themeColor="text1"/>
          <w:sz w:val="28"/>
          <w:szCs w:val="28"/>
        </w:rPr>
        <w:t>网络</w:t>
      </w:r>
      <w:r w:rsidRPr="004B4242">
        <w:rPr>
          <w:color w:val="000000" w:themeColor="text1"/>
          <w:sz w:val="28"/>
          <w:szCs w:val="28"/>
        </w:rPr>
        <w:t>、</w:t>
      </w:r>
      <w:r w:rsidR="003C7EA2" w:rsidRPr="004B4242">
        <w:rPr>
          <w:color w:val="000000" w:themeColor="text1"/>
          <w:sz w:val="28"/>
          <w:szCs w:val="28"/>
        </w:rPr>
        <w:t>门控网络</w:t>
      </w:r>
      <w:bookmarkEnd w:id="55"/>
      <w:r w:rsidRPr="004B4242">
        <w:rPr>
          <w:color w:val="000000" w:themeColor="text1"/>
          <w:sz w:val="28"/>
          <w:szCs w:val="28"/>
        </w:rPr>
        <w:t>以及全连接网络；</w:t>
      </w:r>
    </w:p>
    <w:p w14:paraId="031B21A4" w14:textId="322E6060" w:rsidR="00072223" w:rsidRPr="004B4242" w:rsidRDefault="00072223" w:rsidP="00637EFF">
      <w:pPr>
        <w:ind w:firstLine="576"/>
        <w:rPr>
          <w:color w:val="000000" w:themeColor="text1"/>
          <w:sz w:val="28"/>
          <w:szCs w:val="28"/>
        </w:rPr>
      </w:pPr>
      <w:r w:rsidRPr="004B4242">
        <w:rPr>
          <w:color w:val="000000" w:themeColor="text1"/>
          <w:sz w:val="28"/>
          <w:szCs w:val="28"/>
        </w:rPr>
        <w:t>将所述序列模态统一空间特征向量、结构域模态统一空间特征向量和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统一空间特征向量输入至具有自适应门控融合机制的</w:t>
      </w:r>
      <w:r w:rsidR="00BE3E04" w:rsidRPr="004B4242">
        <w:rPr>
          <w:color w:val="000000" w:themeColor="text1"/>
          <w:sz w:val="28"/>
          <w:szCs w:val="28"/>
        </w:rPr>
        <w:t>功能预测网络</w:t>
      </w:r>
      <w:r w:rsidRPr="004B4242">
        <w:rPr>
          <w:color w:val="000000" w:themeColor="text1"/>
          <w:sz w:val="28"/>
          <w:szCs w:val="28"/>
        </w:rPr>
        <w:t>中具体包括：</w:t>
      </w:r>
    </w:p>
    <w:p w14:paraId="70D7FD58" w14:textId="3834020A" w:rsidR="00072223" w:rsidRPr="004B4242" w:rsidRDefault="003C7EA2" w:rsidP="00637EFF">
      <w:pPr>
        <w:ind w:firstLine="576"/>
        <w:rPr>
          <w:color w:val="000000" w:themeColor="text1"/>
          <w:sz w:val="28"/>
          <w:szCs w:val="28"/>
        </w:rPr>
      </w:pPr>
      <w:r w:rsidRPr="004B4242">
        <w:rPr>
          <w:color w:val="000000" w:themeColor="text1"/>
          <w:sz w:val="28"/>
          <w:szCs w:val="28"/>
        </w:rPr>
        <w:t>将所述</w:t>
      </w:r>
      <w:r w:rsidR="00C81A08" w:rsidRPr="004B4242">
        <w:rPr>
          <w:rFonts w:hint="eastAsia"/>
          <w:color w:val="000000" w:themeColor="text1"/>
          <w:sz w:val="28"/>
          <w:szCs w:val="28"/>
        </w:rPr>
        <w:t>随机置零处理后的</w:t>
      </w:r>
      <w:r w:rsidRPr="004B4242">
        <w:rPr>
          <w:color w:val="000000" w:themeColor="text1"/>
          <w:sz w:val="28"/>
          <w:szCs w:val="28"/>
        </w:rPr>
        <w:t>序列模态统一空间特征向量、</w:t>
      </w:r>
      <w:r w:rsidR="00C81A08" w:rsidRPr="004B4242">
        <w:rPr>
          <w:rFonts w:hint="eastAsia"/>
          <w:color w:val="000000" w:themeColor="text1"/>
          <w:sz w:val="28"/>
          <w:szCs w:val="28"/>
        </w:rPr>
        <w:t>随机置零处理后的</w:t>
      </w:r>
      <w:r w:rsidRPr="004B4242">
        <w:rPr>
          <w:color w:val="000000" w:themeColor="text1"/>
          <w:sz w:val="28"/>
          <w:szCs w:val="28"/>
        </w:rPr>
        <w:t>结构域模态统一空间特征向量和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统一空间特征向量同时输入至</w:t>
      </w:r>
      <w:r w:rsidR="003B552D" w:rsidRPr="004B4242">
        <w:rPr>
          <w:color w:val="000000" w:themeColor="text1"/>
          <w:sz w:val="28"/>
          <w:szCs w:val="28"/>
        </w:rPr>
        <w:t>共享</w:t>
      </w:r>
      <w:r w:rsidRPr="004B4242">
        <w:rPr>
          <w:color w:val="000000" w:themeColor="text1"/>
          <w:sz w:val="28"/>
          <w:szCs w:val="28"/>
        </w:rPr>
        <w:t>多层感知机</w:t>
      </w:r>
      <w:r w:rsidR="003B552D" w:rsidRPr="004B4242">
        <w:rPr>
          <w:color w:val="000000" w:themeColor="text1"/>
          <w:sz w:val="28"/>
          <w:szCs w:val="28"/>
        </w:rPr>
        <w:t>网络</w:t>
      </w:r>
      <w:r w:rsidRPr="004B4242">
        <w:rPr>
          <w:color w:val="000000" w:themeColor="text1"/>
          <w:sz w:val="28"/>
          <w:szCs w:val="28"/>
        </w:rPr>
        <w:t>和门控网络</w:t>
      </w:r>
      <w:r w:rsidR="00072223" w:rsidRPr="004B4242">
        <w:rPr>
          <w:color w:val="000000" w:themeColor="text1"/>
          <w:sz w:val="28"/>
          <w:szCs w:val="28"/>
        </w:rPr>
        <w:t>中；</w:t>
      </w:r>
    </w:p>
    <w:p w14:paraId="5DE9C624" w14:textId="0D7D339B" w:rsidR="003C7EA2" w:rsidRPr="004B4242" w:rsidRDefault="003C7EA2" w:rsidP="00637EFF">
      <w:pPr>
        <w:ind w:firstLine="576"/>
        <w:rPr>
          <w:color w:val="000000" w:themeColor="text1"/>
          <w:sz w:val="28"/>
          <w:szCs w:val="28"/>
        </w:rPr>
      </w:pPr>
      <w:r w:rsidRPr="004B4242">
        <w:rPr>
          <w:color w:val="000000" w:themeColor="text1"/>
          <w:sz w:val="28"/>
          <w:szCs w:val="28"/>
        </w:rPr>
        <w:t>在</w:t>
      </w:r>
      <w:r w:rsidR="00A96D3F" w:rsidRPr="004B4242">
        <w:rPr>
          <w:rFonts w:hint="eastAsia"/>
          <w:color w:val="000000" w:themeColor="text1"/>
          <w:sz w:val="28"/>
          <w:szCs w:val="28"/>
        </w:rPr>
        <w:t>共享</w:t>
      </w:r>
      <w:r w:rsidRPr="004B4242">
        <w:rPr>
          <w:color w:val="000000" w:themeColor="text1"/>
          <w:sz w:val="28"/>
          <w:szCs w:val="28"/>
        </w:rPr>
        <w:t>多层感知机</w:t>
      </w:r>
      <w:r w:rsidR="00E526B3" w:rsidRPr="004B4242">
        <w:rPr>
          <w:rFonts w:hint="eastAsia"/>
          <w:color w:val="000000" w:themeColor="text1"/>
          <w:sz w:val="28"/>
          <w:szCs w:val="28"/>
        </w:rPr>
        <w:t>网络</w:t>
      </w:r>
      <w:r w:rsidRPr="004B4242">
        <w:rPr>
          <w:color w:val="000000" w:themeColor="text1"/>
          <w:sz w:val="28"/>
          <w:szCs w:val="28"/>
        </w:rPr>
        <w:t>中，</w:t>
      </w:r>
      <w:r w:rsidR="00C81A08" w:rsidRPr="004B4242">
        <w:rPr>
          <w:rFonts w:hint="eastAsia"/>
          <w:color w:val="000000" w:themeColor="text1"/>
          <w:sz w:val="28"/>
          <w:szCs w:val="28"/>
        </w:rPr>
        <w:t>随机置零处理后的</w:t>
      </w:r>
      <w:r w:rsidR="00072223" w:rsidRPr="004B4242">
        <w:rPr>
          <w:color w:val="000000" w:themeColor="text1"/>
          <w:sz w:val="28"/>
          <w:szCs w:val="28"/>
        </w:rPr>
        <w:t>序列模态统一空间特征向量、</w:t>
      </w:r>
      <w:r w:rsidR="00C81A08" w:rsidRPr="004B4242">
        <w:rPr>
          <w:rFonts w:hint="eastAsia"/>
          <w:color w:val="000000" w:themeColor="text1"/>
          <w:sz w:val="28"/>
          <w:szCs w:val="28"/>
        </w:rPr>
        <w:t>随机置零处理后的</w:t>
      </w:r>
      <w:r w:rsidR="00072223" w:rsidRPr="004B4242">
        <w:rPr>
          <w:color w:val="000000" w:themeColor="text1"/>
          <w:sz w:val="28"/>
          <w:szCs w:val="28"/>
        </w:rPr>
        <w:t>结构域模态统一空间特征向量和</w:t>
      </w:r>
      <w:r w:rsidR="00072223" w:rsidRPr="004B4242">
        <w:rPr>
          <w:color w:val="000000" w:themeColor="text1"/>
          <w:sz w:val="28"/>
          <w:szCs w:val="28"/>
        </w:rPr>
        <w:t>GO</w:t>
      </w:r>
      <w:r w:rsidR="00072223" w:rsidRPr="004B4242">
        <w:rPr>
          <w:color w:val="000000" w:themeColor="text1"/>
          <w:sz w:val="28"/>
          <w:szCs w:val="28"/>
        </w:rPr>
        <w:t>功能</w:t>
      </w:r>
      <w:r w:rsidR="00ED6ABC" w:rsidRPr="004B4242">
        <w:rPr>
          <w:rFonts w:hint="eastAsia"/>
          <w:color w:val="000000" w:themeColor="text1"/>
          <w:sz w:val="28"/>
          <w:szCs w:val="28"/>
        </w:rPr>
        <w:t>标签</w:t>
      </w:r>
      <w:r w:rsidR="00072223" w:rsidRPr="004B4242">
        <w:rPr>
          <w:color w:val="000000" w:themeColor="text1"/>
          <w:sz w:val="28"/>
          <w:szCs w:val="28"/>
        </w:rPr>
        <w:t>统一空间特征向量</w:t>
      </w:r>
      <w:r w:rsidRPr="004B4242">
        <w:rPr>
          <w:color w:val="000000" w:themeColor="text1"/>
          <w:sz w:val="28"/>
          <w:szCs w:val="28"/>
        </w:rPr>
        <w:t>进行</w:t>
      </w:r>
      <w:bookmarkStart w:id="56" w:name="OLE_LINK8"/>
      <w:r w:rsidR="004E4D18" w:rsidRPr="004B4242">
        <w:rPr>
          <w:rFonts w:hint="eastAsia"/>
          <w:color w:val="000000" w:themeColor="text1"/>
          <w:sz w:val="28"/>
          <w:szCs w:val="28"/>
        </w:rPr>
        <w:t>非</w:t>
      </w:r>
      <w:r w:rsidRPr="004B4242">
        <w:rPr>
          <w:color w:val="000000" w:themeColor="text1"/>
          <w:sz w:val="28"/>
          <w:szCs w:val="28"/>
        </w:rPr>
        <w:t>线性特征变换操作</w:t>
      </w:r>
      <w:bookmarkEnd w:id="56"/>
      <w:r w:rsidRPr="004B4242">
        <w:rPr>
          <w:color w:val="000000" w:themeColor="text1"/>
          <w:sz w:val="28"/>
          <w:szCs w:val="28"/>
        </w:rPr>
        <w:t>，</w:t>
      </w:r>
      <w:r w:rsidR="00D6699E" w:rsidRPr="004B4242">
        <w:rPr>
          <w:color w:val="000000" w:themeColor="text1"/>
          <w:sz w:val="28"/>
          <w:szCs w:val="28"/>
        </w:rPr>
        <w:t>得到转换后向量；</w:t>
      </w:r>
    </w:p>
    <w:p w14:paraId="2FD77ECE" w14:textId="158FF27C" w:rsidR="00D6699E" w:rsidRPr="004B4242" w:rsidRDefault="003C7EA2" w:rsidP="00637EFF">
      <w:pPr>
        <w:ind w:firstLine="576"/>
        <w:rPr>
          <w:color w:val="000000" w:themeColor="text1"/>
          <w:sz w:val="28"/>
          <w:szCs w:val="28"/>
        </w:rPr>
      </w:pPr>
      <w:r w:rsidRPr="004B4242">
        <w:rPr>
          <w:color w:val="000000" w:themeColor="text1"/>
          <w:sz w:val="28"/>
          <w:szCs w:val="28"/>
        </w:rPr>
        <w:t>在门控网络中</w:t>
      </w:r>
      <w:r w:rsidRPr="004B4242">
        <w:rPr>
          <w:color w:val="000000" w:themeColor="text1"/>
        </w:rPr>
        <w:t>，</w:t>
      </w:r>
      <w:r w:rsidR="00C81A08" w:rsidRPr="004B4242">
        <w:rPr>
          <w:rFonts w:hint="eastAsia"/>
          <w:color w:val="000000" w:themeColor="text1"/>
          <w:sz w:val="28"/>
          <w:szCs w:val="28"/>
        </w:rPr>
        <w:t>随机置零处理后的</w:t>
      </w:r>
      <w:r w:rsidRPr="004B4242">
        <w:rPr>
          <w:color w:val="000000" w:themeColor="text1"/>
          <w:sz w:val="28"/>
          <w:szCs w:val="28"/>
        </w:rPr>
        <w:t>序列模态统一空间特征向量、</w:t>
      </w:r>
      <w:r w:rsidR="00C81A08" w:rsidRPr="004B4242">
        <w:rPr>
          <w:rFonts w:hint="eastAsia"/>
          <w:color w:val="000000" w:themeColor="text1"/>
          <w:sz w:val="28"/>
          <w:szCs w:val="28"/>
        </w:rPr>
        <w:t>随机置零处理后的</w:t>
      </w:r>
      <w:r w:rsidRPr="004B4242">
        <w:rPr>
          <w:color w:val="000000" w:themeColor="text1"/>
          <w:sz w:val="28"/>
          <w:szCs w:val="28"/>
        </w:rPr>
        <w:t>结构域模态统一空间特征向量和</w:t>
      </w:r>
      <w:r w:rsidRPr="004B4242">
        <w:rPr>
          <w:color w:val="000000" w:themeColor="text1"/>
          <w:sz w:val="28"/>
          <w:szCs w:val="28"/>
        </w:rPr>
        <w:t>GO</w:t>
      </w:r>
      <w:r w:rsidRPr="004B4242">
        <w:rPr>
          <w:color w:val="000000" w:themeColor="text1"/>
          <w:sz w:val="28"/>
          <w:szCs w:val="28"/>
        </w:rPr>
        <w:t>功能</w:t>
      </w:r>
      <w:r w:rsidR="00ED6ABC" w:rsidRPr="004B4242">
        <w:rPr>
          <w:rFonts w:hint="eastAsia"/>
          <w:color w:val="000000" w:themeColor="text1"/>
          <w:sz w:val="28"/>
          <w:szCs w:val="28"/>
        </w:rPr>
        <w:t>标签</w:t>
      </w:r>
      <w:r w:rsidRPr="004B4242">
        <w:rPr>
          <w:color w:val="000000" w:themeColor="text1"/>
          <w:sz w:val="28"/>
          <w:szCs w:val="28"/>
        </w:rPr>
        <w:t>统一空间特征向量进行拼接，</w:t>
      </w:r>
      <w:r w:rsidR="00D6699E" w:rsidRPr="004B4242">
        <w:rPr>
          <w:color w:val="000000" w:themeColor="text1"/>
          <w:sz w:val="28"/>
          <w:szCs w:val="28"/>
        </w:rPr>
        <w:t>形成全局上下文向量，</w:t>
      </w:r>
      <w:r w:rsidRPr="004B4242">
        <w:rPr>
          <w:color w:val="000000" w:themeColor="text1"/>
          <w:sz w:val="28"/>
          <w:szCs w:val="28"/>
        </w:rPr>
        <w:t>然后</w:t>
      </w:r>
      <w:r w:rsidR="00D6699E" w:rsidRPr="004B4242">
        <w:rPr>
          <w:color w:val="000000" w:themeColor="text1"/>
          <w:sz w:val="28"/>
          <w:szCs w:val="28"/>
        </w:rPr>
        <w:t>全局上下文向量生成自适应融合权重；</w:t>
      </w:r>
    </w:p>
    <w:p w14:paraId="1E10B723" w14:textId="278C4D32" w:rsidR="003C7EA2" w:rsidRPr="004B4242" w:rsidRDefault="00D6699E" w:rsidP="00637EFF">
      <w:pPr>
        <w:ind w:firstLine="576"/>
        <w:rPr>
          <w:color w:val="000000" w:themeColor="text1"/>
          <w:sz w:val="28"/>
          <w:szCs w:val="28"/>
        </w:rPr>
      </w:pPr>
      <w:r w:rsidRPr="004B4242">
        <w:rPr>
          <w:color w:val="000000" w:themeColor="text1"/>
          <w:sz w:val="28"/>
          <w:szCs w:val="28"/>
        </w:rPr>
        <w:t>将转换后向量与自适应融合权重进行融合操作</w:t>
      </w:r>
      <w:r w:rsidR="00072223" w:rsidRPr="004B4242">
        <w:rPr>
          <w:color w:val="000000" w:themeColor="text1"/>
          <w:sz w:val="28"/>
          <w:szCs w:val="28"/>
        </w:rPr>
        <w:t>后</w:t>
      </w:r>
      <w:r w:rsidRPr="004B4242">
        <w:rPr>
          <w:color w:val="000000" w:themeColor="text1"/>
          <w:sz w:val="28"/>
          <w:szCs w:val="28"/>
        </w:rPr>
        <w:t>，输入至</w:t>
      </w:r>
      <w:r w:rsidR="00072223" w:rsidRPr="004B4242">
        <w:rPr>
          <w:color w:val="000000" w:themeColor="text1"/>
          <w:sz w:val="28"/>
          <w:szCs w:val="28"/>
        </w:rPr>
        <w:t>全连接网络，得到蛋白质是否具有某一</w:t>
      </w:r>
      <w:r w:rsidR="00072223" w:rsidRPr="004B4242">
        <w:rPr>
          <w:color w:val="000000" w:themeColor="text1"/>
          <w:sz w:val="28"/>
          <w:szCs w:val="28"/>
        </w:rPr>
        <w:t>GO</w:t>
      </w:r>
      <w:r w:rsidR="00072223" w:rsidRPr="004B4242">
        <w:rPr>
          <w:color w:val="000000" w:themeColor="text1"/>
          <w:sz w:val="28"/>
          <w:szCs w:val="28"/>
        </w:rPr>
        <w:t>功能标签的</w:t>
      </w:r>
      <w:r w:rsidR="003157A4" w:rsidRPr="004B4242">
        <w:rPr>
          <w:rFonts w:hint="eastAsia"/>
          <w:color w:val="000000" w:themeColor="text1"/>
          <w:sz w:val="28"/>
          <w:szCs w:val="28"/>
        </w:rPr>
        <w:t>预测</w:t>
      </w:r>
      <w:r w:rsidR="00072223" w:rsidRPr="004B4242">
        <w:rPr>
          <w:color w:val="000000" w:themeColor="text1"/>
          <w:sz w:val="28"/>
          <w:szCs w:val="28"/>
        </w:rPr>
        <w:t>概率</w:t>
      </w:r>
      <w:r w:rsidR="003C7EA2" w:rsidRPr="004B4242">
        <w:rPr>
          <w:color w:val="000000" w:themeColor="text1"/>
          <w:sz w:val="28"/>
          <w:szCs w:val="28"/>
        </w:rPr>
        <w:t>。</w:t>
      </w:r>
    </w:p>
    <w:p w14:paraId="3B8095AF" w14:textId="2321D006" w:rsidR="00116A8F" w:rsidRPr="004B4242" w:rsidRDefault="00072223" w:rsidP="00637EFF">
      <w:pPr>
        <w:ind w:firstLine="570"/>
        <w:rPr>
          <w:color w:val="000000" w:themeColor="text1"/>
          <w:sz w:val="28"/>
          <w:szCs w:val="28"/>
        </w:rPr>
      </w:pPr>
      <w:r w:rsidRPr="004B4242">
        <w:rPr>
          <w:color w:val="000000" w:themeColor="text1"/>
          <w:sz w:val="28"/>
          <w:szCs w:val="28"/>
        </w:rPr>
        <w:t>5</w:t>
      </w:r>
      <w:r w:rsidR="00940A56" w:rsidRPr="004B4242">
        <w:rPr>
          <w:color w:val="000000" w:themeColor="text1"/>
          <w:sz w:val="28"/>
          <w:szCs w:val="28"/>
        </w:rPr>
        <w:t>、根据权利要求</w:t>
      </w:r>
      <w:r w:rsidRPr="004B4242">
        <w:rPr>
          <w:color w:val="000000" w:themeColor="text1"/>
          <w:sz w:val="28"/>
          <w:szCs w:val="28"/>
        </w:rPr>
        <w:t>4</w:t>
      </w:r>
      <w:r w:rsidR="00940A56" w:rsidRPr="004B4242">
        <w:rPr>
          <w:color w:val="000000" w:themeColor="text1"/>
          <w:sz w:val="28"/>
          <w:szCs w:val="28"/>
        </w:rPr>
        <w:t>所述的</w:t>
      </w:r>
      <w:r w:rsidRPr="004B4242">
        <w:rPr>
          <w:color w:val="000000" w:themeColor="text1"/>
          <w:sz w:val="28"/>
          <w:szCs w:val="28"/>
        </w:rPr>
        <w:t>训练方法</w:t>
      </w:r>
      <w:r w:rsidR="00940A56" w:rsidRPr="004B4242">
        <w:rPr>
          <w:color w:val="000000" w:themeColor="text1"/>
          <w:sz w:val="28"/>
          <w:szCs w:val="28"/>
        </w:rPr>
        <w:t>，其特征在于，</w:t>
      </w:r>
      <w:r w:rsidR="00116A8F" w:rsidRPr="004B4242">
        <w:rPr>
          <w:color w:val="000000" w:themeColor="text1"/>
          <w:sz w:val="28"/>
          <w:szCs w:val="28"/>
        </w:rPr>
        <w:t>根据蛋白质是否具备某一</w:t>
      </w:r>
      <w:r w:rsidR="00116A8F" w:rsidRPr="004B4242">
        <w:rPr>
          <w:color w:val="000000" w:themeColor="text1"/>
          <w:sz w:val="28"/>
          <w:szCs w:val="28"/>
        </w:rPr>
        <w:t>GO</w:t>
      </w:r>
      <w:r w:rsidR="00116A8F" w:rsidRPr="004B4242">
        <w:rPr>
          <w:color w:val="000000" w:themeColor="text1"/>
          <w:sz w:val="28"/>
          <w:szCs w:val="28"/>
        </w:rPr>
        <w:t>功能标签的</w:t>
      </w:r>
      <w:r w:rsidR="003157A4" w:rsidRPr="004B4242">
        <w:rPr>
          <w:rFonts w:hint="eastAsia"/>
          <w:color w:val="000000" w:themeColor="text1"/>
          <w:sz w:val="28"/>
          <w:szCs w:val="28"/>
        </w:rPr>
        <w:t>预测</w:t>
      </w:r>
      <w:r w:rsidR="00116A8F" w:rsidRPr="004B4242">
        <w:rPr>
          <w:color w:val="000000" w:themeColor="text1"/>
          <w:sz w:val="28"/>
          <w:szCs w:val="28"/>
        </w:rPr>
        <w:t>概率</w:t>
      </w:r>
      <w:r w:rsidRPr="004B4242">
        <w:rPr>
          <w:color w:val="000000" w:themeColor="text1"/>
          <w:sz w:val="28"/>
          <w:szCs w:val="28"/>
        </w:rPr>
        <w:t>和</w:t>
      </w:r>
      <w:r w:rsidR="00116A8F" w:rsidRPr="004B4242">
        <w:rPr>
          <w:color w:val="000000" w:themeColor="text1"/>
          <w:sz w:val="28"/>
          <w:szCs w:val="28"/>
        </w:rPr>
        <w:t>蛋白质是否具备该</w:t>
      </w:r>
      <w:r w:rsidR="00116A8F" w:rsidRPr="004B4242">
        <w:rPr>
          <w:color w:val="000000" w:themeColor="text1"/>
          <w:sz w:val="28"/>
          <w:szCs w:val="28"/>
        </w:rPr>
        <w:t>GO</w:t>
      </w:r>
      <w:r w:rsidR="00116A8F" w:rsidRPr="004B4242">
        <w:rPr>
          <w:color w:val="000000" w:themeColor="text1"/>
          <w:sz w:val="28"/>
          <w:szCs w:val="28"/>
        </w:rPr>
        <w:t>功能标签的真实情况，得到</w:t>
      </w:r>
      <w:r w:rsidR="00116A8F" w:rsidRPr="004B4242">
        <w:rPr>
          <w:bCs/>
          <w:color w:val="000000" w:themeColor="text1"/>
          <w:sz w:val="28"/>
          <w:szCs w:val="28"/>
        </w:rPr>
        <w:t>交叉熵损失函数</w:t>
      </w:r>
      <w:r w:rsidR="00116A8F" w:rsidRPr="004B4242">
        <w:rPr>
          <w:color w:val="000000" w:themeColor="text1"/>
          <w:sz w:val="28"/>
          <w:szCs w:val="28"/>
        </w:rPr>
        <w:t>；</w:t>
      </w:r>
    </w:p>
    <w:p w14:paraId="4EFB36B3" w14:textId="2FD3511C" w:rsidR="00116A8F" w:rsidRPr="004B4242" w:rsidRDefault="00116A8F" w:rsidP="00637EFF">
      <w:pPr>
        <w:ind w:firstLine="576"/>
        <w:rPr>
          <w:color w:val="000000" w:themeColor="text1"/>
          <w:sz w:val="28"/>
          <w:szCs w:val="28"/>
        </w:rPr>
      </w:pPr>
      <w:r w:rsidRPr="004B4242">
        <w:rPr>
          <w:color w:val="000000" w:themeColor="text1"/>
          <w:sz w:val="28"/>
          <w:szCs w:val="28"/>
        </w:rPr>
        <w:t>根据所述</w:t>
      </w:r>
      <w:r w:rsidRPr="004B4242">
        <w:rPr>
          <w:bCs/>
          <w:color w:val="000000" w:themeColor="text1"/>
          <w:sz w:val="28"/>
          <w:szCs w:val="28"/>
        </w:rPr>
        <w:t>交叉熵损失函数对</w:t>
      </w:r>
      <w:r w:rsidR="00072223" w:rsidRPr="004B4242">
        <w:rPr>
          <w:bCs/>
          <w:color w:val="000000" w:themeColor="text1"/>
          <w:sz w:val="28"/>
          <w:szCs w:val="28"/>
        </w:rPr>
        <w:t>投影网络、</w:t>
      </w:r>
      <w:r w:rsidR="00E526B3" w:rsidRPr="004B4242">
        <w:rPr>
          <w:rFonts w:hint="eastAsia"/>
          <w:bCs/>
          <w:color w:val="000000" w:themeColor="text1"/>
          <w:sz w:val="28"/>
          <w:szCs w:val="28"/>
        </w:rPr>
        <w:t>共享</w:t>
      </w:r>
      <w:r w:rsidR="00072223" w:rsidRPr="004B4242">
        <w:rPr>
          <w:bCs/>
          <w:color w:val="000000" w:themeColor="text1"/>
          <w:sz w:val="28"/>
          <w:szCs w:val="28"/>
        </w:rPr>
        <w:t>多层感知机</w:t>
      </w:r>
      <w:r w:rsidR="00E526B3" w:rsidRPr="004B4242">
        <w:rPr>
          <w:rFonts w:hint="eastAsia"/>
          <w:bCs/>
          <w:color w:val="000000" w:themeColor="text1"/>
          <w:sz w:val="28"/>
          <w:szCs w:val="28"/>
        </w:rPr>
        <w:t>网络</w:t>
      </w:r>
      <w:r w:rsidR="00072223" w:rsidRPr="004B4242">
        <w:rPr>
          <w:bCs/>
          <w:color w:val="000000" w:themeColor="text1"/>
          <w:sz w:val="28"/>
          <w:szCs w:val="28"/>
        </w:rPr>
        <w:t>、门控网络和全连接网络</w:t>
      </w:r>
      <w:r w:rsidRPr="004B4242">
        <w:rPr>
          <w:bCs/>
          <w:color w:val="000000" w:themeColor="text1"/>
          <w:sz w:val="28"/>
          <w:szCs w:val="28"/>
        </w:rPr>
        <w:t>进行训练，直至交叉熵损失函数收敛，得到所述</w:t>
      </w:r>
      <w:r w:rsidR="00072223" w:rsidRPr="004B4242">
        <w:rPr>
          <w:color w:val="000000" w:themeColor="text1"/>
          <w:sz w:val="28"/>
          <w:szCs w:val="28"/>
        </w:rPr>
        <w:t>蛋白质功能预测模型</w:t>
      </w:r>
      <w:r w:rsidRPr="004B4242">
        <w:rPr>
          <w:color w:val="000000" w:themeColor="text1"/>
          <w:sz w:val="28"/>
          <w:szCs w:val="28"/>
        </w:rPr>
        <w:t>。</w:t>
      </w:r>
    </w:p>
    <w:p w14:paraId="13325B50" w14:textId="40331443" w:rsidR="003756D1" w:rsidRPr="004B4242" w:rsidRDefault="00AF45DA" w:rsidP="00637EFF">
      <w:pPr>
        <w:autoSpaceDE w:val="0"/>
        <w:autoSpaceDN w:val="0"/>
        <w:adjustRightInd w:val="0"/>
        <w:ind w:firstLine="570"/>
        <w:rPr>
          <w:color w:val="000000" w:themeColor="text1"/>
          <w:sz w:val="28"/>
          <w:szCs w:val="28"/>
        </w:rPr>
      </w:pPr>
      <w:r w:rsidRPr="004B4242">
        <w:rPr>
          <w:color w:val="000000" w:themeColor="text1"/>
          <w:sz w:val="28"/>
          <w:szCs w:val="28"/>
        </w:rPr>
        <w:t>6</w:t>
      </w:r>
      <w:r w:rsidR="00940A56" w:rsidRPr="004B4242">
        <w:rPr>
          <w:color w:val="000000" w:themeColor="text1"/>
          <w:sz w:val="28"/>
          <w:szCs w:val="28"/>
        </w:rPr>
        <w:t>、一</w:t>
      </w:r>
      <w:r w:rsidR="003756D1" w:rsidRPr="004B4242">
        <w:rPr>
          <w:color w:val="000000" w:themeColor="text1"/>
          <w:sz w:val="28"/>
          <w:szCs w:val="28"/>
        </w:rPr>
        <w:t>种蛋白质功能的预测方法，其特征在于，包括如下步骤：</w:t>
      </w:r>
    </w:p>
    <w:p w14:paraId="3530DB09" w14:textId="4BED1A18" w:rsidR="003756D1" w:rsidRPr="004B4242" w:rsidRDefault="00BB6B8C" w:rsidP="00637EFF">
      <w:pPr>
        <w:autoSpaceDE w:val="0"/>
        <w:autoSpaceDN w:val="0"/>
        <w:adjustRightInd w:val="0"/>
        <w:ind w:firstLine="570"/>
        <w:rPr>
          <w:color w:val="000000" w:themeColor="text1"/>
          <w:sz w:val="28"/>
          <w:szCs w:val="28"/>
        </w:rPr>
      </w:pPr>
      <w:r w:rsidRPr="004B4242">
        <w:rPr>
          <w:color w:val="000000" w:themeColor="text1"/>
          <w:sz w:val="28"/>
          <w:szCs w:val="28"/>
        </w:rPr>
        <w:t>将待测功能的蛋白质的数据</w:t>
      </w:r>
      <w:r w:rsidR="003756D1" w:rsidRPr="004B4242">
        <w:rPr>
          <w:color w:val="000000" w:themeColor="text1"/>
          <w:sz w:val="28"/>
          <w:szCs w:val="28"/>
        </w:rPr>
        <w:t>输入至采用权利要求</w:t>
      </w:r>
      <w:r w:rsidR="003756D1" w:rsidRPr="004B4242">
        <w:rPr>
          <w:color w:val="000000" w:themeColor="text1"/>
          <w:sz w:val="28"/>
          <w:szCs w:val="28"/>
        </w:rPr>
        <w:t>1-</w:t>
      </w:r>
      <w:r w:rsidR="00871B8A" w:rsidRPr="004B4242">
        <w:rPr>
          <w:color w:val="000000" w:themeColor="text1"/>
          <w:sz w:val="28"/>
          <w:szCs w:val="28"/>
        </w:rPr>
        <w:t>5</w:t>
      </w:r>
      <w:r w:rsidR="003756D1" w:rsidRPr="004B4242">
        <w:rPr>
          <w:color w:val="000000" w:themeColor="text1"/>
          <w:sz w:val="28"/>
          <w:szCs w:val="28"/>
        </w:rPr>
        <w:t>任一项所述的训练方法</w:t>
      </w:r>
      <w:r w:rsidR="003756D1" w:rsidRPr="004B4242">
        <w:rPr>
          <w:color w:val="000000" w:themeColor="text1"/>
          <w:sz w:val="28"/>
          <w:szCs w:val="28"/>
        </w:rPr>
        <w:lastRenderedPageBreak/>
        <w:t>训练得到的蛋白质功能预测模型</w:t>
      </w:r>
      <w:r w:rsidR="00AD0A44" w:rsidRPr="004B4242">
        <w:rPr>
          <w:rFonts w:hint="eastAsia"/>
          <w:color w:val="000000" w:themeColor="text1"/>
          <w:sz w:val="28"/>
          <w:szCs w:val="28"/>
        </w:rPr>
        <w:t>中</w:t>
      </w:r>
      <w:r w:rsidR="003756D1" w:rsidRPr="004B4242">
        <w:rPr>
          <w:color w:val="000000" w:themeColor="text1"/>
          <w:sz w:val="28"/>
          <w:szCs w:val="28"/>
        </w:rPr>
        <w:t>，得到蛋白质功能</w:t>
      </w:r>
      <w:r w:rsidR="00DC06D0">
        <w:rPr>
          <w:rFonts w:hint="eastAsia"/>
          <w:color w:val="000000" w:themeColor="text1"/>
          <w:sz w:val="28"/>
          <w:szCs w:val="28"/>
        </w:rPr>
        <w:t>；</w:t>
      </w:r>
    </w:p>
    <w:p w14:paraId="45691740" w14:textId="4B0FC110" w:rsidR="003756D1" w:rsidRPr="004B4242" w:rsidRDefault="00BB6B8C" w:rsidP="00637EFF">
      <w:pPr>
        <w:autoSpaceDE w:val="0"/>
        <w:autoSpaceDN w:val="0"/>
        <w:adjustRightInd w:val="0"/>
        <w:ind w:firstLine="570"/>
        <w:rPr>
          <w:color w:val="000000" w:themeColor="text1"/>
          <w:sz w:val="28"/>
          <w:szCs w:val="28"/>
        </w:rPr>
      </w:pPr>
      <w:r w:rsidRPr="004B4242">
        <w:rPr>
          <w:color w:val="000000" w:themeColor="text1"/>
          <w:sz w:val="28"/>
          <w:szCs w:val="28"/>
        </w:rPr>
        <w:t>所述待</w:t>
      </w:r>
      <w:r w:rsidR="00E526B3" w:rsidRPr="004B4242">
        <w:rPr>
          <w:rFonts w:hint="eastAsia"/>
          <w:color w:val="000000" w:themeColor="text1"/>
          <w:sz w:val="28"/>
          <w:szCs w:val="28"/>
        </w:rPr>
        <w:t>测</w:t>
      </w:r>
      <w:r w:rsidRPr="004B4242">
        <w:rPr>
          <w:color w:val="000000" w:themeColor="text1"/>
          <w:sz w:val="28"/>
          <w:szCs w:val="28"/>
        </w:rPr>
        <w:t>功能的蛋白质的数据为蛋白质序列，或所述待测功能的蛋白质的数据为蛋白质序列和蛋白质结构域文本</w:t>
      </w:r>
      <w:r w:rsidR="00E526B3" w:rsidRPr="004B4242">
        <w:rPr>
          <w:rFonts w:hint="eastAsia"/>
          <w:color w:val="000000" w:themeColor="text1"/>
          <w:sz w:val="28"/>
          <w:szCs w:val="28"/>
        </w:rPr>
        <w:t>。</w:t>
      </w:r>
    </w:p>
    <w:p w14:paraId="0007DDE0" w14:textId="5E1940E4" w:rsidR="003756D1" w:rsidRPr="004B4242" w:rsidRDefault="00AF45DA" w:rsidP="00637EFF">
      <w:pPr>
        <w:adjustRightInd w:val="0"/>
        <w:spacing w:line="120" w:lineRule="atLeast"/>
        <w:ind w:firstLineChars="200" w:firstLine="560"/>
        <w:rPr>
          <w:color w:val="000000" w:themeColor="text1"/>
          <w:sz w:val="28"/>
          <w:szCs w:val="28"/>
        </w:rPr>
      </w:pPr>
      <w:r w:rsidRPr="004B4242">
        <w:rPr>
          <w:color w:val="000000" w:themeColor="text1"/>
          <w:sz w:val="28"/>
          <w:szCs w:val="28"/>
        </w:rPr>
        <w:t>7</w:t>
      </w:r>
      <w:r w:rsidR="003756D1" w:rsidRPr="004B4242">
        <w:rPr>
          <w:color w:val="000000" w:themeColor="text1"/>
          <w:sz w:val="28"/>
          <w:szCs w:val="28"/>
        </w:rPr>
        <w:t>、一种蛋白质功能预测模型的训练装置，其特征在于，所述蛋白质功能预测模型的训练装置包括：</w:t>
      </w:r>
    </w:p>
    <w:p w14:paraId="48D79BF0" w14:textId="43A51EEE" w:rsidR="003756D1" w:rsidRPr="004B4242" w:rsidRDefault="003756D1" w:rsidP="00637EFF">
      <w:pPr>
        <w:adjustRightInd w:val="0"/>
        <w:spacing w:line="120" w:lineRule="atLeast"/>
        <w:ind w:firstLineChars="200" w:firstLine="560"/>
        <w:rPr>
          <w:color w:val="000000" w:themeColor="text1"/>
          <w:sz w:val="28"/>
          <w:szCs w:val="28"/>
        </w:rPr>
      </w:pPr>
      <w:r w:rsidRPr="004B4242">
        <w:rPr>
          <w:color w:val="000000" w:themeColor="text1"/>
          <w:sz w:val="28"/>
          <w:szCs w:val="28"/>
        </w:rPr>
        <w:t>数据获取单元，用于获取训练数据集，</w:t>
      </w:r>
      <w:r w:rsidR="00253820" w:rsidRPr="004B4242">
        <w:rPr>
          <w:color w:val="000000" w:themeColor="text1"/>
          <w:sz w:val="28"/>
          <w:szCs w:val="28"/>
        </w:rPr>
        <w:t>所述训练数据集包括已知蛋白质的蛋白质序列、蛋白质结构</w:t>
      </w:r>
      <w:r w:rsidR="00BE4066">
        <w:rPr>
          <w:rFonts w:hint="eastAsia"/>
          <w:color w:val="000000" w:themeColor="text1"/>
          <w:sz w:val="28"/>
          <w:szCs w:val="28"/>
        </w:rPr>
        <w:t>域</w:t>
      </w:r>
      <w:r w:rsidR="00253820" w:rsidRPr="004B4242">
        <w:rPr>
          <w:color w:val="000000" w:themeColor="text1"/>
          <w:sz w:val="28"/>
          <w:szCs w:val="28"/>
        </w:rPr>
        <w:t>文本和</w:t>
      </w:r>
      <w:r w:rsidR="00253820" w:rsidRPr="004B4242">
        <w:rPr>
          <w:color w:val="000000" w:themeColor="text1"/>
          <w:sz w:val="28"/>
          <w:szCs w:val="28"/>
        </w:rPr>
        <w:t>GO</w:t>
      </w:r>
      <w:r w:rsidR="00253820" w:rsidRPr="004B4242">
        <w:rPr>
          <w:color w:val="000000" w:themeColor="text1"/>
          <w:sz w:val="28"/>
          <w:szCs w:val="28"/>
        </w:rPr>
        <w:t>功能</w:t>
      </w:r>
      <w:r w:rsidR="00ED6ABC" w:rsidRPr="004B4242">
        <w:rPr>
          <w:rFonts w:hint="eastAsia"/>
          <w:color w:val="000000" w:themeColor="text1"/>
          <w:sz w:val="28"/>
          <w:szCs w:val="28"/>
        </w:rPr>
        <w:t>标签</w:t>
      </w:r>
      <w:r w:rsidR="00253820" w:rsidRPr="004B4242">
        <w:rPr>
          <w:color w:val="000000" w:themeColor="text1"/>
          <w:sz w:val="28"/>
          <w:szCs w:val="28"/>
        </w:rPr>
        <w:t>描述文本</w:t>
      </w:r>
      <w:r w:rsidRPr="004B4242">
        <w:rPr>
          <w:color w:val="000000" w:themeColor="text1"/>
          <w:sz w:val="28"/>
          <w:szCs w:val="28"/>
        </w:rPr>
        <w:t>；</w:t>
      </w:r>
    </w:p>
    <w:p w14:paraId="12861D8F" w14:textId="77DDE3BA" w:rsidR="003756D1" w:rsidRPr="004B4242" w:rsidRDefault="003756D1" w:rsidP="00637EFF">
      <w:pPr>
        <w:adjustRightInd w:val="0"/>
        <w:spacing w:line="120" w:lineRule="atLeast"/>
        <w:ind w:firstLineChars="200" w:firstLine="560"/>
        <w:rPr>
          <w:color w:val="000000" w:themeColor="text1"/>
          <w:sz w:val="28"/>
          <w:szCs w:val="28"/>
        </w:rPr>
      </w:pPr>
      <w:r w:rsidRPr="004B4242">
        <w:rPr>
          <w:color w:val="000000" w:themeColor="text1"/>
          <w:sz w:val="28"/>
          <w:szCs w:val="28"/>
        </w:rPr>
        <w:t>数据处理单元，用于</w:t>
      </w:r>
      <w:r w:rsidR="00253820" w:rsidRPr="004B4242">
        <w:rPr>
          <w:color w:val="000000" w:themeColor="text1"/>
          <w:sz w:val="28"/>
          <w:szCs w:val="28"/>
        </w:rPr>
        <w:t>将所述蛋白质序列、蛋白质结构域文本和</w:t>
      </w:r>
      <w:r w:rsidR="00253820" w:rsidRPr="004B4242">
        <w:rPr>
          <w:color w:val="000000" w:themeColor="text1"/>
          <w:sz w:val="28"/>
          <w:szCs w:val="28"/>
        </w:rPr>
        <w:t>GO</w:t>
      </w:r>
      <w:r w:rsidR="00253820" w:rsidRPr="004B4242">
        <w:rPr>
          <w:color w:val="000000" w:themeColor="text1"/>
          <w:sz w:val="28"/>
          <w:szCs w:val="28"/>
        </w:rPr>
        <w:t>功能</w:t>
      </w:r>
      <w:r w:rsidR="00ED6ABC" w:rsidRPr="004B4242">
        <w:rPr>
          <w:rFonts w:hint="eastAsia"/>
          <w:color w:val="000000" w:themeColor="text1"/>
          <w:sz w:val="28"/>
          <w:szCs w:val="28"/>
        </w:rPr>
        <w:t>标签</w:t>
      </w:r>
      <w:r w:rsidR="00253820" w:rsidRPr="004B4242">
        <w:rPr>
          <w:color w:val="000000" w:themeColor="text1"/>
          <w:sz w:val="28"/>
          <w:szCs w:val="28"/>
        </w:rPr>
        <w:t>描述文本分别转换成嵌入表示形式后，分别得到序列模态特征向量、结构域模态特征向量和</w:t>
      </w:r>
      <w:r w:rsidR="00253820" w:rsidRPr="004B4242">
        <w:rPr>
          <w:color w:val="000000" w:themeColor="text1"/>
          <w:sz w:val="28"/>
          <w:szCs w:val="28"/>
        </w:rPr>
        <w:t>GO</w:t>
      </w:r>
      <w:r w:rsidR="00253820" w:rsidRPr="004B4242">
        <w:rPr>
          <w:color w:val="000000" w:themeColor="text1"/>
          <w:sz w:val="28"/>
          <w:szCs w:val="28"/>
        </w:rPr>
        <w:t>功能</w:t>
      </w:r>
      <w:r w:rsidR="00ED6ABC" w:rsidRPr="004B4242">
        <w:rPr>
          <w:rFonts w:hint="eastAsia"/>
          <w:color w:val="000000" w:themeColor="text1"/>
          <w:sz w:val="28"/>
          <w:szCs w:val="28"/>
        </w:rPr>
        <w:t>标签</w:t>
      </w:r>
      <w:r w:rsidR="00253820" w:rsidRPr="004B4242">
        <w:rPr>
          <w:color w:val="000000" w:themeColor="text1"/>
          <w:sz w:val="28"/>
          <w:szCs w:val="28"/>
        </w:rPr>
        <w:t>模态特征向量</w:t>
      </w:r>
      <w:r w:rsidRPr="004B4242">
        <w:rPr>
          <w:color w:val="000000" w:themeColor="text1"/>
          <w:sz w:val="28"/>
          <w:szCs w:val="28"/>
        </w:rPr>
        <w:t>；</w:t>
      </w:r>
    </w:p>
    <w:p w14:paraId="3E28B01F" w14:textId="3F3B8D9B" w:rsidR="003756D1" w:rsidRPr="004B4242" w:rsidRDefault="003756D1" w:rsidP="00DC06D0">
      <w:pPr>
        <w:ind w:firstLine="576"/>
        <w:rPr>
          <w:color w:val="000000" w:themeColor="text1"/>
          <w:sz w:val="28"/>
          <w:szCs w:val="28"/>
        </w:rPr>
      </w:pPr>
      <w:r w:rsidRPr="004B4242">
        <w:rPr>
          <w:color w:val="000000" w:themeColor="text1"/>
          <w:sz w:val="28"/>
          <w:szCs w:val="28"/>
        </w:rPr>
        <w:t>模型训练单元，用于</w:t>
      </w:r>
      <w:r w:rsidR="00DC06D0" w:rsidRPr="004B4242">
        <w:rPr>
          <w:color w:val="000000" w:themeColor="text1"/>
          <w:sz w:val="28"/>
          <w:szCs w:val="28"/>
        </w:rPr>
        <w:t>将所述序列模态特征向量、结构域模态特征向量和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模态特征向量分别输入至三个结构相同的投影网络，分别得到序列模态统一空间特征向量、结构域模态统一空间特征向量和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统一空间特征向量；将所述序列模态统一空间特征向量、结构域模态统一空间特征向量和</w:t>
      </w:r>
      <w:r w:rsidR="00DC06D0" w:rsidRPr="004B4242">
        <w:rPr>
          <w:color w:val="000000" w:themeColor="text1"/>
          <w:sz w:val="28"/>
          <w:szCs w:val="28"/>
        </w:rPr>
        <w:t>GO</w:t>
      </w:r>
      <w:r w:rsidR="00DC06D0" w:rsidRPr="004B4242">
        <w:rPr>
          <w:color w:val="000000" w:themeColor="text1"/>
          <w:sz w:val="28"/>
          <w:szCs w:val="28"/>
        </w:rPr>
        <w:t>功能</w:t>
      </w:r>
      <w:r w:rsidR="00DC06D0" w:rsidRPr="004B4242">
        <w:rPr>
          <w:rFonts w:hint="eastAsia"/>
          <w:color w:val="000000" w:themeColor="text1"/>
          <w:sz w:val="28"/>
          <w:szCs w:val="28"/>
        </w:rPr>
        <w:t>标签</w:t>
      </w:r>
      <w:r w:rsidR="00DC06D0" w:rsidRPr="004B4242">
        <w:rPr>
          <w:color w:val="000000" w:themeColor="text1"/>
          <w:sz w:val="28"/>
          <w:szCs w:val="28"/>
        </w:rPr>
        <w:t>统一空间特征向量输入至具有自适应门控融合机制的功能预测网络中，对投影网络和功能预测网络进行训练后，得到</w:t>
      </w:r>
      <w:r w:rsidR="00DC06D0" w:rsidRPr="004B4242">
        <w:rPr>
          <w:rFonts w:hint="eastAsia"/>
          <w:color w:val="000000" w:themeColor="text1"/>
          <w:sz w:val="28"/>
          <w:szCs w:val="28"/>
        </w:rPr>
        <w:t>所述</w:t>
      </w:r>
      <w:r w:rsidR="00DC06D0" w:rsidRPr="004B4242">
        <w:rPr>
          <w:color w:val="000000" w:themeColor="text1"/>
          <w:sz w:val="28"/>
          <w:szCs w:val="28"/>
        </w:rPr>
        <w:t>蛋白质功能预测模型。</w:t>
      </w:r>
    </w:p>
    <w:p w14:paraId="39F95F71" w14:textId="19D1C897" w:rsidR="003756D1" w:rsidRPr="004B4242" w:rsidRDefault="00AF45DA" w:rsidP="00637EFF">
      <w:pPr>
        <w:adjustRightInd w:val="0"/>
        <w:spacing w:line="120" w:lineRule="atLeast"/>
        <w:ind w:firstLineChars="200" w:firstLine="560"/>
        <w:rPr>
          <w:color w:val="000000" w:themeColor="text1"/>
          <w:sz w:val="28"/>
          <w:szCs w:val="28"/>
        </w:rPr>
      </w:pPr>
      <w:r w:rsidRPr="004B4242">
        <w:rPr>
          <w:color w:val="000000" w:themeColor="text1"/>
          <w:sz w:val="28"/>
          <w:szCs w:val="28"/>
        </w:rPr>
        <w:t>8</w:t>
      </w:r>
      <w:r w:rsidR="003756D1" w:rsidRPr="004B4242">
        <w:rPr>
          <w:color w:val="000000" w:themeColor="text1"/>
          <w:sz w:val="28"/>
          <w:szCs w:val="28"/>
        </w:rPr>
        <w:t>、一种蛋白质</w:t>
      </w:r>
      <w:r w:rsidR="00AD0A44" w:rsidRPr="004B4242">
        <w:rPr>
          <w:rFonts w:hint="eastAsia"/>
          <w:color w:val="000000" w:themeColor="text1"/>
          <w:sz w:val="28"/>
          <w:szCs w:val="28"/>
        </w:rPr>
        <w:t>功能</w:t>
      </w:r>
      <w:r w:rsidR="003756D1" w:rsidRPr="004B4242">
        <w:rPr>
          <w:color w:val="000000" w:themeColor="text1"/>
          <w:sz w:val="28"/>
          <w:szCs w:val="28"/>
        </w:rPr>
        <w:t>的预测装置，其特征在于，包括：</w:t>
      </w:r>
    </w:p>
    <w:p w14:paraId="6E9FB21D" w14:textId="033B4D4A" w:rsidR="000C446F" w:rsidRPr="004B4242" w:rsidRDefault="000C446F" w:rsidP="00637EFF">
      <w:pPr>
        <w:adjustRightInd w:val="0"/>
        <w:spacing w:line="120" w:lineRule="atLeast"/>
        <w:ind w:firstLineChars="200" w:firstLine="560"/>
        <w:rPr>
          <w:color w:val="000000" w:themeColor="text1"/>
          <w:sz w:val="28"/>
          <w:szCs w:val="28"/>
        </w:rPr>
      </w:pPr>
      <w:r w:rsidRPr="004B4242">
        <w:rPr>
          <w:rFonts w:hint="eastAsia"/>
          <w:color w:val="000000" w:themeColor="text1"/>
          <w:sz w:val="28"/>
          <w:szCs w:val="28"/>
        </w:rPr>
        <w:t>数据获取单元，用于获取</w:t>
      </w:r>
      <w:r w:rsidRPr="004B4242">
        <w:rPr>
          <w:color w:val="000000" w:themeColor="text1"/>
          <w:sz w:val="28"/>
          <w:szCs w:val="28"/>
        </w:rPr>
        <w:t>待</w:t>
      </w:r>
      <w:r w:rsidRPr="004B4242">
        <w:rPr>
          <w:rFonts w:hint="eastAsia"/>
          <w:color w:val="000000" w:themeColor="text1"/>
          <w:sz w:val="28"/>
          <w:szCs w:val="28"/>
        </w:rPr>
        <w:t>测</w:t>
      </w:r>
      <w:r w:rsidRPr="004B4242">
        <w:rPr>
          <w:color w:val="000000" w:themeColor="text1"/>
          <w:sz w:val="28"/>
          <w:szCs w:val="28"/>
        </w:rPr>
        <w:t>功能的蛋白质的数据</w:t>
      </w:r>
      <w:r w:rsidRPr="004B4242">
        <w:rPr>
          <w:rFonts w:hint="eastAsia"/>
          <w:color w:val="000000" w:themeColor="text1"/>
          <w:sz w:val="28"/>
          <w:szCs w:val="28"/>
        </w:rPr>
        <w:t>，</w:t>
      </w:r>
      <w:r w:rsidRPr="004B4242">
        <w:rPr>
          <w:color w:val="000000" w:themeColor="text1"/>
          <w:sz w:val="28"/>
          <w:szCs w:val="28"/>
        </w:rPr>
        <w:t>所述待</w:t>
      </w:r>
      <w:r w:rsidRPr="004B4242">
        <w:rPr>
          <w:rFonts w:hint="eastAsia"/>
          <w:color w:val="000000" w:themeColor="text1"/>
          <w:sz w:val="28"/>
          <w:szCs w:val="28"/>
        </w:rPr>
        <w:t>测</w:t>
      </w:r>
      <w:r w:rsidRPr="004B4242">
        <w:rPr>
          <w:color w:val="000000" w:themeColor="text1"/>
          <w:sz w:val="28"/>
          <w:szCs w:val="28"/>
        </w:rPr>
        <w:t>功能的蛋白质的数据为蛋白质序列，或所述待测功能的蛋白质的数据为蛋白质序列和蛋白质结构域文本</w:t>
      </w:r>
      <w:r w:rsidRPr="004B4242">
        <w:rPr>
          <w:rFonts w:hint="eastAsia"/>
          <w:color w:val="000000" w:themeColor="text1"/>
          <w:sz w:val="28"/>
          <w:szCs w:val="28"/>
        </w:rPr>
        <w:t>；</w:t>
      </w:r>
    </w:p>
    <w:p w14:paraId="2ECF4526" w14:textId="159F6537" w:rsidR="003756D1" w:rsidRPr="004B4242" w:rsidRDefault="003157A4" w:rsidP="00637EFF">
      <w:pPr>
        <w:adjustRightInd w:val="0"/>
        <w:spacing w:line="120" w:lineRule="atLeast"/>
        <w:ind w:firstLineChars="200" w:firstLine="560"/>
        <w:rPr>
          <w:color w:val="000000" w:themeColor="text1"/>
          <w:sz w:val="28"/>
          <w:szCs w:val="28"/>
        </w:rPr>
      </w:pPr>
      <w:r w:rsidRPr="004B4242">
        <w:rPr>
          <w:color w:val="000000" w:themeColor="text1"/>
          <w:sz w:val="28"/>
          <w:szCs w:val="28"/>
        </w:rPr>
        <w:t>功能预测单元</w:t>
      </w:r>
      <w:r w:rsidR="003756D1" w:rsidRPr="004B4242">
        <w:rPr>
          <w:color w:val="000000" w:themeColor="text1"/>
          <w:sz w:val="28"/>
          <w:szCs w:val="28"/>
        </w:rPr>
        <w:t>，用于将</w:t>
      </w:r>
      <w:r w:rsidR="000C446F" w:rsidRPr="004B4242">
        <w:rPr>
          <w:rFonts w:hint="eastAsia"/>
          <w:color w:val="000000" w:themeColor="text1"/>
          <w:sz w:val="28"/>
          <w:szCs w:val="28"/>
        </w:rPr>
        <w:t>获取</w:t>
      </w:r>
      <w:r w:rsidR="00AD0A44" w:rsidRPr="004B4242">
        <w:rPr>
          <w:rFonts w:hint="eastAsia"/>
          <w:color w:val="000000" w:themeColor="text1"/>
          <w:sz w:val="28"/>
          <w:szCs w:val="28"/>
        </w:rPr>
        <w:t>的</w:t>
      </w:r>
      <w:r w:rsidR="000C446F" w:rsidRPr="004B4242">
        <w:rPr>
          <w:color w:val="000000" w:themeColor="text1"/>
          <w:sz w:val="28"/>
          <w:szCs w:val="28"/>
        </w:rPr>
        <w:t>待</w:t>
      </w:r>
      <w:r w:rsidR="000C446F" w:rsidRPr="004B4242">
        <w:rPr>
          <w:rFonts w:hint="eastAsia"/>
          <w:color w:val="000000" w:themeColor="text1"/>
          <w:sz w:val="28"/>
          <w:szCs w:val="28"/>
        </w:rPr>
        <w:t>测</w:t>
      </w:r>
      <w:r w:rsidR="000C446F" w:rsidRPr="004B4242">
        <w:rPr>
          <w:color w:val="000000" w:themeColor="text1"/>
          <w:sz w:val="28"/>
          <w:szCs w:val="28"/>
        </w:rPr>
        <w:t>功能的蛋白质的数据</w:t>
      </w:r>
      <w:r w:rsidR="003756D1" w:rsidRPr="004B4242">
        <w:rPr>
          <w:color w:val="000000" w:themeColor="text1"/>
          <w:sz w:val="28"/>
          <w:szCs w:val="28"/>
        </w:rPr>
        <w:t>输入</w:t>
      </w:r>
      <w:r w:rsidR="00AD0A44" w:rsidRPr="004B4242">
        <w:rPr>
          <w:rFonts w:hint="eastAsia"/>
          <w:color w:val="000000" w:themeColor="text1"/>
          <w:sz w:val="28"/>
          <w:szCs w:val="28"/>
        </w:rPr>
        <w:t>至</w:t>
      </w:r>
      <w:r w:rsidR="003756D1" w:rsidRPr="004B4242">
        <w:rPr>
          <w:color w:val="000000" w:themeColor="text1"/>
          <w:sz w:val="28"/>
          <w:szCs w:val="28"/>
        </w:rPr>
        <w:t>采用权利要求</w:t>
      </w:r>
      <w:r w:rsidR="00253820" w:rsidRPr="004B4242">
        <w:rPr>
          <w:color w:val="000000" w:themeColor="text1"/>
          <w:sz w:val="28"/>
          <w:szCs w:val="28"/>
        </w:rPr>
        <w:t>7</w:t>
      </w:r>
      <w:r w:rsidR="003756D1" w:rsidRPr="004B4242">
        <w:rPr>
          <w:color w:val="000000" w:themeColor="text1"/>
          <w:sz w:val="28"/>
          <w:szCs w:val="28"/>
        </w:rPr>
        <w:t>所述的训练装置训练得到的蛋白质</w:t>
      </w:r>
      <w:r w:rsidR="00AF45DA" w:rsidRPr="004B4242">
        <w:rPr>
          <w:color w:val="000000" w:themeColor="text1"/>
          <w:sz w:val="28"/>
          <w:szCs w:val="28"/>
        </w:rPr>
        <w:t>功能</w:t>
      </w:r>
      <w:r w:rsidR="003756D1" w:rsidRPr="004B4242">
        <w:rPr>
          <w:color w:val="000000" w:themeColor="text1"/>
          <w:sz w:val="28"/>
          <w:szCs w:val="28"/>
        </w:rPr>
        <w:t>预测模型</w:t>
      </w:r>
      <w:r w:rsidR="00AD0A44" w:rsidRPr="004B4242">
        <w:rPr>
          <w:rFonts w:hint="eastAsia"/>
          <w:color w:val="000000" w:themeColor="text1"/>
          <w:sz w:val="28"/>
          <w:szCs w:val="28"/>
        </w:rPr>
        <w:t>中</w:t>
      </w:r>
      <w:r w:rsidR="003756D1" w:rsidRPr="004B4242">
        <w:rPr>
          <w:color w:val="000000" w:themeColor="text1"/>
          <w:sz w:val="28"/>
          <w:szCs w:val="28"/>
        </w:rPr>
        <w:t>，得到蛋白质</w:t>
      </w:r>
      <w:r w:rsidR="00AF45DA" w:rsidRPr="004B4242">
        <w:rPr>
          <w:color w:val="000000" w:themeColor="text1"/>
          <w:sz w:val="28"/>
          <w:szCs w:val="28"/>
        </w:rPr>
        <w:t>功能</w:t>
      </w:r>
      <w:r w:rsidR="003756D1" w:rsidRPr="004B4242">
        <w:rPr>
          <w:color w:val="000000" w:themeColor="text1"/>
          <w:sz w:val="28"/>
          <w:szCs w:val="28"/>
        </w:rPr>
        <w:t>。</w:t>
      </w:r>
    </w:p>
    <w:p w14:paraId="609C8723" w14:textId="68FCF885" w:rsidR="003756D1" w:rsidRPr="004B4242" w:rsidRDefault="00AF45DA" w:rsidP="00637EFF">
      <w:pPr>
        <w:adjustRightInd w:val="0"/>
        <w:spacing w:line="120" w:lineRule="atLeast"/>
        <w:ind w:firstLineChars="200" w:firstLine="560"/>
        <w:rPr>
          <w:color w:val="000000" w:themeColor="text1"/>
          <w:sz w:val="28"/>
          <w:szCs w:val="28"/>
        </w:rPr>
      </w:pPr>
      <w:r w:rsidRPr="004B4242">
        <w:rPr>
          <w:color w:val="000000" w:themeColor="text1"/>
          <w:sz w:val="28"/>
          <w:szCs w:val="28"/>
        </w:rPr>
        <w:t>9</w:t>
      </w:r>
      <w:r w:rsidR="003756D1" w:rsidRPr="004B4242">
        <w:rPr>
          <w:color w:val="000000" w:themeColor="text1"/>
          <w:sz w:val="28"/>
          <w:szCs w:val="28"/>
        </w:rPr>
        <w:t>、一种计算机可读存储介质，其特征在于，所述计算机可读存储介质存储有计算机程序，当所述计算机程序被处理器执行时，实现权利要求</w:t>
      </w:r>
      <w:r w:rsidR="003756D1" w:rsidRPr="004B4242">
        <w:rPr>
          <w:color w:val="000000" w:themeColor="text1"/>
          <w:sz w:val="28"/>
          <w:szCs w:val="28"/>
        </w:rPr>
        <w:t>1-</w:t>
      </w:r>
      <w:r w:rsidRPr="004B4242">
        <w:rPr>
          <w:color w:val="000000" w:themeColor="text1"/>
          <w:sz w:val="28"/>
          <w:szCs w:val="28"/>
        </w:rPr>
        <w:t>5</w:t>
      </w:r>
      <w:r w:rsidR="003756D1" w:rsidRPr="004B4242">
        <w:rPr>
          <w:color w:val="000000" w:themeColor="text1"/>
          <w:sz w:val="28"/>
          <w:szCs w:val="28"/>
        </w:rPr>
        <w:t>任一项所述的训练方法或实现权利要求</w:t>
      </w:r>
      <w:r w:rsidRPr="004B4242">
        <w:rPr>
          <w:color w:val="000000" w:themeColor="text1"/>
          <w:sz w:val="28"/>
          <w:szCs w:val="28"/>
        </w:rPr>
        <w:t>6</w:t>
      </w:r>
      <w:r w:rsidR="003756D1" w:rsidRPr="004B4242">
        <w:rPr>
          <w:color w:val="000000" w:themeColor="text1"/>
          <w:sz w:val="28"/>
          <w:szCs w:val="28"/>
        </w:rPr>
        <w:t>所述的预测方法。</w:t>
      </w:r>
    </w:p>
    <w:p w14:paraId="6FF93CBA" w14:textId="266B9116" w:rsidR="003756D1" w:rsidRPr="004B4242" w:rsidRDefault="003756D1" w:rsidP="00637EFF">
      <w:pPr>
        <w:adjustRightInd w:val="0"/>
        <w:spacing w:line="120" w:lineRule="atLeast"/>
        <w:ind w:firstLineChars="200" w:firstLine="560"/>
        <w:rPr>
          <w:color w:val="000000" w:themeColor="text1"/>
          <w:sz w:val="28"/>
          <w:szCs w:val="28"/>
        </w:rPr>
      </w:pPr>
      <w:r w:rsidRPr="004B4242">
        <w:rPr>
          <w:color w:val="000000" w:themeColor="text1"/>
          <w:sz w:val="28"/>
          <w:szCs w:val="28"/>
        </w:rPr>
        <w:t>1</w:t>
      </w:r>
      <w:r w:rsidR="00AF45DA" w:rsidRPr="004B4242">
        <w:rPr>
          <w:color w:val="000000" w:themeColor="text1"/>
          <w:sz w:val="28"/>
          <w:szCs w:val="28"/>
        </w:rPr>
        <w:t>0</w:t>
      </w:r>
      <w:r w:rsidRPr="004B4242">
        <w:rPr>
          <w:color w:val="000000" w:themeColor="text1"/>
          <w:sz w:val="28"/>
          <w:szCs w:val="28"/>
        </w:rPr>
        <w:t>、一种电子设备，其特征在于，包括存储器和处理器，所述存储器上存储</w:t>
      </w:r>
      <w:r w:rsidRPr="004B4242">
        <w:rPr>
          <w:color w:val="000000" w:themeColor="text1"/>
          <w:sz w:val="28"/>
          <w:szCs w:val="28"/>
        </w:rPr>
        <w:lastRenderedPageBreak/>
        <w:t>有可在所述处理器上运行的计算机程序，当所述计算机程序被所述处理器执行时，实现权利要求</w:t>
      </w:r>
      <w:r w:rsidRPr="004B4242">
        <w:rPr>
          <w:color w:val="000000" w:themeColor="text1"/>
          <w:sz w:val="28"/>
          <w:szCs w:val="28"/>
        </w:rPr>
        <w:t>1-</w:t>
      </w:r>
      <w:r w:rsidR="00AF45DA" w:rsidRPr="004B4242">
        <w:rPr>
          <w:color w:val="000000" w:themeColor="text1"/>
          <w:sz w:val="28"/>
          <w:szCs w:val="28"/>
        </w:rPr>
        <w:t>5</w:t>
      </w:r>
      <w:r w:rsidRPr="004B4242">
        <w:rPr>
          <w:color w:val="000000" w:themeColor="text1"/>
          <w:sz w:val="28"/>
          <w:szCs w:val="28"/>
        </w:rPr>
        <w:t>任一项所述的训练方法或实现权利要求</w:t>
      </w:r>
      <w:r w:rsidR="00AF45DA" w:rsidRPr="004B4242">
        <w:rPr>
          <w:color w:val="000000" w:themeColor="text1"/>
          <w:sz w:val="28"/>
          <w:szCs w:val="28"/>
        </w:rPr>
        <w:t>6</w:t>
      </w:r>
      <w:r w:rsidRPr="004B4242">
        <w:rPr>
          <w:color w:val="000000" w:themeColor="text1"/>
          <w:sz w:val="28"/>
          <w:szCs w:val="28"/>
        </w:rPr>
        <w:t>所述的预测方法。</w:t>
      </w:r>
    </w:p>
    <w:p w14:paraId="53F7FD4F" w14:textId="6134E5F1" w:rsidR="003756D1" w:rsidRPr="004B4242" w:rsidRDefault="003756D1" w:rsidP="003756D1">
      <w:pPr>
        <w:autoSpaceDE w:val="0"/>
        <w:autoSpaceDN w:val="0"/>
        <w:adjustRightInd w:val="0"/>
        <w:ind w:firstLine="570"/>
        <w:jc w:val="left"/>
        <w:rPr>
          <w:color w:val="000000" w:themeColor="text1"/>
          <w:sz w:val="28"/>
          <w:szCs w:val="28"/>
        </w:rPr>
        <w:sectPr w:rsidR="003756D1" w:rsidRPr="004B4242">
          <w:pgSz w:w="11906" w:h="16838"/>
          <w:pgMar w:top="1440" w:right="1080" w:bottom="1440" w:left="1080" w:header="851" w:footer="992" w:gutter="0"/>
          <w:pgNumType w:start="1"/>
          <w:cols w:space="720"/>
          <w:docGrid w:type="linesAndChars" w:linePitch="538"/>
        </w:sectPr>
      </w:pPr>
    </w:p>
    <w:p w14:paraId="6BBDA11B" w14:textId="77777777" w:rsidR="008B0CFA" w:rsidRPr="004B4242" w:rsidRDefault="00940A56">
      <w:pPr>
        <w:pBdr>
          <w:bottom w:val="single" w:sz="4" w:space="1" w:color="auto"/>
        </w:pBdr>
        <w:jc w:val="center"/>
        <w:rPr>
          <w:color w:val="000000" w:themeColor="text1"/>
          <w:sz w:val="28"/>
          <w:szCs w:val="28"/>
        </w:rPr>
      </w:pPr>
      <w:r w:rsidRPr="004B4242">
        <w:rPr>
          <w:color w:val="000000" w:themeColor="text1"/>
          <w:sz w:val="28"/>
          <w:szCs w:val="28"/>
        </w:rPr>
        <w:lastRenderedPageBreak/>
        <w:t>说</w:t>
      </w:r>
      <w:r w:rsidRPr="004B4242">
        <w:rPr>
          <w:color w:val="000000" w:themeColor="text1"/>
          <w:sz w:val="28"/>
          <w:szCs w:val="28"/>
        </w:rPr>
        <w:t xml:space="preserve"> </w:t>
      </w:r>
      <w:r w:rsidRPr="004B4242">
        <w:rPr>
          <w:color w:val="000000" w:themeColor="text1"/>
          <w:sz w:val="28"/>
          <w:szCs w:val="28"/>
        </w:rPr>
        <w:t>明</w:t>
      </w:r>
      <w:r w:rsidRPr="004B4242">
        <w:rPr>
          <w:color w:val="000000" w:themeColor="text1"/>
          <w:sz w:val="28"/>
          <w:szCs w:val="28"/>
        </w:rPr>
        <w:t xml:space="preserve"> </w:t>
      </w:r>
      <w:r w:rsidRPr="004B4242">
        <w:rPr>
          <w:color w:val="000000" w:themeColor="text1"/>
          <w:sz w:val="28"/>
          <w:szCs w:val="28"/>
        </w:rPr>
        <w:t>书</w:t>
      </w:r>
      <w:r w:rsidRPr="004B4242">
        <w:rPr>
          <w:color w:val="000000" w:themeColor="text1"/>
          <w:sz w:val="28"/>
          <w:szCs w:val="28"/>
        </w:rPr>
        <w:t xml:space="preserve"> </w:t>
      </w:r>
      <w:r w:rsidRPr="004B4242">
        <w:rPr>
          <w:color w:val="000000" w:themeColor="text1"/>
          <w:sz w:val="28"/>
          <w:szCs w:val="28"/>
        </w:rPr>
        <w:t>摘</w:t>
      </w:r>
      <w:r w:rsidRPr="004B4242">
        <w:rPr>
          <w:color w:val="000000" w:themeColor="text1"/>
          <w:sz w:val="28"/>
          <w:szCs w:val="28"/>
        </w:rPr>
        <w:t xml:space="preserve"> </w:t>
      </w:r>
      <w:r w:rsidRPr="004B4242">
        <w:rPr>
          <w:color w:val="000000" w:themeColor="text1"/>
          <w:sz w:val="28"/>
          <w:szCs w:val="28"/>
        </w:rPr>
        <w:t>要</w:t>
      </w:r>
    </w:p>
    <w:p w14:paraId="29CAC342" w14:textId="2D9D2582" w:rsidR="008B0CFA" w:rsidRPr="004B4242" w:rsidRDefault="00940A56" w:rsidP="004B4242">
      <w:pPr>
        <w:rPr>
          <w:color w:val="000000" w:themeColor="text1"/>
          <w:sz w:val="28"/>
          <w:szCs w:val="28"/>
        </w:rPr>
        <w:sectPr w:rsidR="008B0CFA" w:rsidRPr="004B4242">
          <w:pgSz w:w="11906" w:h="16838"/>
          <w:pgMar w:top="1440" w:right="1080" w:bottom="1440" w:left="1080" w:header="851" w:footer="992" w:gutter="0"/>
          <w:pgNumType w:start="1"/>
          <w:cols w:space="720"/>
          <w:docGrid w:type="linesAndChars" w:linePitch="538"/>
        </w:sectPr>
      </w:pPr>
      <w:r w:rsidRPr="004B4242">
        <w:rPr>
          <w:color w:val="000000" w:themeColor="text1"/>
          <w:sz w:val="28"/>
          <w:szCs w:val="28"/>
        </w:rPr>
        <w:t xml:space="preserve">    </w:t>
      </w:r>
      <w:r w:rsidRPr="004B4242">
        <w:rPr>
          <w:color w:val="000000" w:themeColor="text1"/>
          <w:sz w:val="28"/>
          <w:szCs w:val="28"/>
        </w:rPr>
        <w:t>本发明公开</w:t>
      </w:r>
      <w:r w:rsidR="004B4242" w:rsidRPr="004B4242">
        <w:rPr>
          <w:color w:val="000000" w:themeColor="text1"/>
          <w:sz w:val="28"/>
          <w:szCs w:val="28"/>
        </w:rPr>
        <w:t>蛋白质功能预测方法、模型训练方法、装置、设备及介质</w:t>
      </w:r>
      <w:r w:rsidR="004B4242">
        <w:rPr>
          <w:rFonts w:hint="eastAsia"/>
          <w:color w:val="000000" w:themeColor="text1"/>
          <w:sz w:val="28"/>
          <w:szCs w:val="28"/>
        </w:rPr>
        <w:t>，</w:t>
      </w:r>
      <w:r w:rsidR="004B4242" w:rsidRPr="004B4242">
        <w:rPr>
          <w:color w:val="000000" w:themeColor="text1"/>
          <w:sz w:val="28"/>
          <w:szCs w:val="28"/>
        </w:rPr>
        <w:t>涉及</w:t>
      </w:r>
      <w:r w:rsidR="004B4242" w:rsidRPr="004B4242">
        <w:rPr>
          <w:bCs/>
          <w:color w:val="000000" w:themeColor="text1"/>
          <w:sz w:val="28"/>
          <w:szCs w:val="28"/>
        </w:rPr>
        <w:t>生物信息、深度学习和计算机应用技术</w:t>
      </w:r>
      <w:r w:rsidR="004B4242" w:rsidRPr="004B4242">
        <w:rPr>
          <w:color w:val="000000" w:themeColor="text1"/>
          <w:sz w:val="28"/>
          <w:szCs w:val="28"/>
        </w:rPr>
        <w:t>领域</w:t>
      </w:r>
      <w:r w:rsidRPr="004B4242">
        <w:rPr>
          <w:color w:val="000000" w:themeColor="text1"/>
          <w:kern w:val="0"/>
          <w:sz w:val="28"/>
          <w:szCs w:val="28"/>
        </w:rPr>
        <w:t>。</w:t>
      </w:r>
      <w:r w:rsidR="004B4242" w:rsidRPr="004B4242">
        <w:rPr>
          <w:rFonts w:hint="eastAsia"/>
          <w:color w:val="000000" w:themeColor="text1"/>
          <w:sz w:val="28"/>
          <w:szCs w:val="28"/>
        </w:rPr>
        <w:t>训练方法</w:t>
      </w:r>
      <w:r w:rsidR="004B4242" w:rsidRPr="004B4242">
        <w:rPr>
          <w:color w:val="000000" w:themeColor="text1"/>
          <w:sz w:val="28"/>
          <w:szCs w:val="28"/>
        </w:rPr>
        <w:t>包括如下步骤：将</w:t>
      </w:r>
      <w:r w:rsidR="004B4242">
        <w:rPr>
          <w:rFonts w:hint="eastAsia"/>
          <w:color w:val="000000" w:themeColor="text1"/>
          <w:sz w:val="28"/>
          <w:szCs w:val="28"/>
        </w:rPr>
        <w:t>训练数据集中的</w:t>
      </w:r>
      <w:r w:rsidR="004B4242" w:rsidRPr="004B4242">
        <w:rPr>
          <w:color w:val="000000" w:themeColor="text1"/>
          <w:sz w:val="28"/>
          <w:szCs w:val="28"/>
        </w:rPr>
        <w:t>蛋白质序列、蛋白质结构域文本和</w:t>
      </w:r>
      <w:r w:rsidR="004B4242" w:rsidRPr="004B4242">
        <w:rPr>
          <w:color w:val="000000" w:themeColor="text1"/>
          <w:sz w:val="28"/>
          <w:szCs w:val="28"/>
        </w:rPr>
        <w:t>GO</w:t>
      </w:r>
      <w:r w:rsidR="004B4242" w:rsidRPr="004B4242">
        <w:rPr>
          <w:color w:val="000000" w:themeColor="text1"/>
          <w:sz w:val="28"/>
          <w:szCs w:val="28"/>
        </w:rPr>
        <w:t>功能</w:t>
      </w:r>
      <w:r w:rsidR="004B4242" w:rsidRPr="004B4242">
        <w:rPr>
          <w:rFonts w:hint="eastAsia"/>
          <w:color w:val="000000" w:themeColor="text1"/>
          <w:sz w:val="28"/>
          <w:szCs w:val="28"/>
        </w:rPr>
        <w:t>标签</w:t>
      </w:r>
      <w:r w:rsidR="004B4242" w:rsidRPr="004B4242">
        <w:rPr>
          <w:color w:val="000000" w:themeColor="text1"/>
          <w:sz w:val="28"/>
          <w:szCs w:val="28"/>
        </w:rPr>
        <w:t>描述文本分别转换成嵌入表示形式后，分别得到序列模态特征向量、结构域模态特征向量和</w:t>
      </w:r>
      <w:r w:rsidR="004B4242" w:rsidRPr="004B4242">
        <w:rPr>
          <w:color w:val="000000" w:themeColor="text1"/>
          <w:sz w:val="28"/>
          <w:szCs w:val="28"/>
        </w:rPr>
        <w:t>GO</w:t>
      </w:r>
      <w:r w:rsidR="004B4242" w:rsidRPr="004B4242">
        <w:rPr>
          <w:color w:val="000000" w:themeColor="text1"/>
          <w:sz w:val="28"/>
          <w:szCs w:val="28"/>
        </w:rPr>
        <w:t>功能</w:t>
      </w:r>
      <w:r w:rsidR="004B4242" w:rsidRPr="004B4242">
        <w:rPr>
          <w:rFonts w:hint="eastAsia"/>
          <w:color w:val="000000" w:themeColor="text1"/>
          <w:sz w:val="28"/>
          <w:szCs w:val="28"/>
        </w:rPr>
        <w:t>标签</w:t>
      </w:r>
      <w:r w:rsidR="004B4242" w:rsidRPr="004B4242">
        <w:rPr>
          <w:color w:val="000000" w:themeColor="text1"/>
          <w:sz w:val="28"/>
          <w:szCs w:val="28"/>
        </w:rPr>
        <w:t>模态特征向量；将</w:t>
      </w:r>
      <w:r w:rsidR="004B4242">
        <w:rPr>
          <w:rFonts w:hint="eastAsia"/>
          <w:color w:val="000000" w:themeColor="text1"/>
          <w:sz w:val="28"/>
          <w:szCs w:val="28"/>
        </w:rPr>
        <w:t>三种模态特征向量</w:t>
      </w:r>
      <w:r w:rsidR="004B4242" w:rsidRPr="004B4242">
        <w:rPr>
          <w:color w:val="000000" w:themeColor="text1"/>
          <w:sz w:val="28"/>
          <w:szCs w:val="28"/>
        </w:rPr>
        <w:t>分别输入至三个结构相同的投影网络，分别得到</w:t>
      </w:r>
      <w:r w:rsidR="00BC4074">
        <w:rPr>
          <w:rFonts w:hint="eastAsia"/>
          <w:color w:val="000000" w:themeColor="text1"/>
          <w:sz w:val="28"/>
          <w:szCs w:val="28"/>
        </w:rPr>
        <w:t>三种模态的</w:t>
      </w:r>
      <w:r w:rsidR="004B4242" w:rsidRPr="004B4242">
        <w:rPr>
          <w:color w:val="000000" w:themeColor="text1"/>
          <w:sz w:val="28"/>
          <w:szCs w:val="28"/>
        </w:rPr>
        <w:t>统一空间特征向量；</w:t>
      </w:r>
      <w:r w:rsidR="00BC4074">
        <w:rPr>
          <w:rFonts w:hint="eastAsia"/>
          <w:color w:val="000000" w:themeColor="text1"/>
          <w:sz w:val="28"/>
          <w:szCs w:val="28"/>
        </w:rPr>
        <w:t>然后</w:t>
      </w:r>
      <w:r w:rsidR="004B4242" w:rsidRPr="004B4242">
        <w:rPr>
          <w:color w:val="000000" w:themeColor="text1"/>
          <w:sz w:val="28"/>
          <w:szCs w:val="28"/>
        </w:rPr>
        <w:t>输入至具有自适应门控融合机制的功能预测网络中，对投影网络和功能预测网络进行训练后，得到</w:t>
      </w:r>
      <w:r w:rsidR="004B4242" w:rsidRPr="004B4242">
        <w:rPr>
          <w:rFonts w:hint="eastAsia"/>
          <w:color w:val="000000" w:themeColor="text1"/>
          <w:sz w:val="28"/>
          <w:szCs w:val="28"/>
        </w:rPr>
        <w:t>所述</w:t>
      </w:r>
      <w:r w:rsidR="004B4242" w:rsidRPr="004B4242">
        <w:rPr>
          <w:color w:val="000000" w:themeColor="text1"/>
          <w:sz w:val="28"/>
          <w:szCs w:val="28"/>
        </w:rPr>
        <w:t>蛋白质功能预测模型。</w:t>
      </w:r>
      <w:r w:rsidR="004B4242">
        <w:rPr>
          <w:rFonts w:hint="eastAsia"/>
          <w:color w:val="000000" w:themeColor="text1"/>
          <w:sz w:val="28"/>
          <w:szCs w:val="28"/>
        </w:rPr>
        <w:t>该</w:t>
      </w:r>
      <w:r w:rsidR="004B4242" w:rsidRPr="004B4242">
        <w:rPr>
          <w:color w:val="000000" w:themeColor="text1"/>
          <w:sz w:val="28"/>
          <w:szCs w:val="28"/>
        </w:rPr>
        <w:t>模型具有良好的鲁棒性和零样本泛化能力</w:t>
      </w:r>
      <w:r w:rsidR="00BC4074">
        <w:rPr>
          <w:rFonts w:hint="eastAsia"/>
          <w:color w:val="000000" w:themeColor="text1"/>
          <w:sz w:val="28"/>
          <w:szCs w:val="28"/>
        </w:rPr>
        <w:t>，</w:t>
      </w:r>
      <w:r w:rsidR="00BC4074" w:rsidRPr="004B4242">
        <w:rPr>
          <w:color w:val="000000" w:themeColor="text1"/>
          <w:sz w:val="28"/>
          <w:szCs w:val="28"/>
        </w:rPr>
        <w:t>可实现对蛋白质的</w:t>
      </w:r>
      <w:r w:rsidR="00BC4074" w:rsidRPr="004B4242">
        <w:rPr>
          <w:color w:val="000000" w:themeColor="text1"/>
          <w:sz w:val="28"/>
          <w:szCs w:val="28"/>
        </w:rPr>
        <w:t>GO</w:t>
      </w:r>
      <w:r w:rsidR="00BC4074" w:rsidRPr="004B4242">
        <w:rPr>
          <w:color w:val="000000" w:themeColor="text1"/>
          <w:sz w:val="28"/>
          <w:szCs w:val="28"/>
        </w:rPr>
        <w:t>功能标签</w:t>
      </w:r>
      <w:r w:rsidR="00BC4074">
        <w:rPr>
          <w:rFonts w:hint="eastAsia"/>
          <w:color w:val="000000" w:themeColor="text1"/>
          <w:sz w:val="28"/>
          <w:szCs w:val="28"/>
        </w:rPr>
        <w:t>进行</w:t>
      </w:r>
      <w:r w:rsidR="00BC4074" w:rsidRPr="004B4242">
        <w:rPr>
          <w:color w:val="000000" w:themeColor="text1"/>
          <w:sz w:val="28"/>
          <w:szCs w:val="28"/>
        </w:rPr>
        <w:t>有效预测</w:t>
      </w:r>
      <w:r w:rsidR="004B4242">
        <w:rPr>
          <w:rFonts w:hint="eastAsia"/>
          <w:color w:val="000000" w:themeColor="text1"/>
          <w:sz w:val="28"/>
          <w:szCs w:val="28"/>
        </w:rPr>
        <w:t>。</w:t>
      </w:r>
    </w:p>
    <w:p w14:paraId="62B18FA5" w14:textId="77777777" w:rsidR="008B0CFA" w:rsidRPr="004B4242" w:rsidRDefault="00940A56">
      <w:pPr>
        <w:pBdr>
          <w:bottom w:val="single" w:sz="4" w:space="1" w:color="auto"/>
        </w:pBdr>
        <w:jc w:val="center"/>
        <w:rPr>
          <w:color w:val="000000" w:themeColor="text1"/>
          <w:sz w:val="28"/>
          <w:szCs w:val="28"/>
        </w:rPr>
      </w:pPr>
      <w:r w:rsidRPr="004B4242">
        <w:rPr>
          <w:color w:val="000000" w:themeColor="text1"/>
          <w:sz w:val="28"/>
          <w:szCs w:val="28"/>
        </w:rPr>
        <w:lastRenderedPageBreak/>
        <w:t>摘</w:t>
      </w:r>
      <w:r w:rsidRPr="004B4242">
        <w:rPr>
          <w:color w:val="000000" w:themeColor="text1"/>
          <w:sz w:val="28"/>
          <w:szCs w:val="28"/>
        </w:rPr>
        <w:t xml:space="preserve"> </w:t>
      </w:r>
      <w:r w:rsidRPr="004B4242">
        <w:rPr>
          <w:color w:val="000000" w:themeColor="text1"/>
          <w:sz w:val="28"/>
          <w:szCs w:val="28"/>
        </w:rPr>
        <w:t>要</w:t>
      </w:r>
      <w:r w:rsidRPr="004B4242">
        <w:rPr>
          <w:color w:val="000000" w:themeColor="text1"/>
          <w:sz w:val="28"/>
          <w:szCs w:val="28"/>
        </w:rPr>
        <w:t xml:space="preserve"> </w:t>
      </w:r>
      <w:r w:rsidRPr="004B4242">
        <w:rPr>
          <w:color w:val="000000" w:themeColor="text1"/>
          <w:sz w:val="28"/>
          <w:szCs w:val="28"/>
        </w:rPr>
        <w:t>附</w:t>
      </w:r>
      <w:r w:rsidRPr="004B4242">
        <w:rPr>
          <w:color w:val="000000" w:themeColor="text1"/>
          <w:sz w:val="28"/>
          <w:szCs w:val="28"/>
        </w:rPr>
        <w:t xml:space="preserve"> </w:t>
      </w:r>
      <w:r w:rsidRPr="004B4242">
        <w:rPr>
          <w:color w:val="000000" w:themeColor="text1"/>
          <w:sz w:val="28"/>
          <w:szCs w:val="28"/>
        </w:rPr>
        <w:t>图</w:t>
      </w:r>
    </w:p>
    <w:p w14:paraId="50E09085" w14:textId="0491FB9C" w:rsidR="008B0CFA" w:rsidRPr="00C6737A" w:rsidRDefault="00D672CA" w:rsidP="00B92BD7">
      <w:pPr>
        <w:jc w:val="center"/>
        <w:rPr>
          <w:color w:val="000000" w:themeColor="text1"/>
          <w:sz w:val="28"/>
          <w:szCs w:val="28"/>
        </w:rPr>
      </w:pPr>
      <w:r>
        <w:rPr>
          <w:noProof/>
        </w:rPr>
        <w:drawing>
          <wp:inline distT="0" distB="0" distL="0" distR="0" wp14:anchorId="6F6E470B" wp14:editId="141E2427">
            <wp:extent cx="5131558" cy="539587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8728" cy="5403415"/>
                    </a:xfrm>
                    <a:prstGeom prst="rect">
                      <a:avLst/>
                    </a:prstGeom>
                  </pic:spPr>
                </pic:pic>
              </a:graphicData>
            </a:graphic>
          </wp:inline>
        </w:drawing>
      </w:r>
    </w:p>
    <w:p w14:paraId="52152784" w14:textId="77777777" w:rsidR="008B0CFA" w:rsidRPr="00C6737A" w:rsidRDefault="008B0CFA">
      <w:pPr>
        <w:autoSpaceDE w:val="0"/>
        <w:autoSpaceDN w:val="0"/>
        <w:adjustRightInd w:val="0"/>
        <w:rPr>
          <w:color w:val="000000" w:themeColor="text1"/>
          <w:sz w:val="28"/>
          <w:szCs w:val="28"/>
        </w:rPr>
      </w:pPr>
    </w:p>
    <w:p w14:paraId="1099CDB2" w14:textId="77777777" w:rsidR="008B0CFA" w:rsidRPr="00C6737A" w:rsidRDefault="00940A56">
      <w:pPr>
        <w:rPr>
          <w:color w:val="000000" w:themeColor="text1"/>
          <w:sz w:val="28"/>
          <w:szCs w:val="28"/>
        </w:rPr>
      </w:pPr>
      <w:r w:rsidRPr="00C6737A">
        <w:rPr>
          <w:color w:val="000000" w:themeColor="text1"/>
          <w:sz w:val="28"/>
          <w:szCs w:val="28"/>
          <w:lang w:eastAsia="zh-TW"/>
        </w:rPr>
        <w:t xml:space="preserve"> </w:t>
      </w:r>
    </w:p>
    <w:p w14:paraId="7774D7DD" w14:textId="77777777" w:rsidR="008B0CFA" w:rsidRPr="00C6737A" w:rsidRDefault="00940A56">
      <w:pPr>
        <w:rPr>
          <w:color w:val="000000" w:themeColor="text1"/>
          <w:sz w:val="28"/>
          <w:szCs w:val="28"/>
        </w:rPr>
      </w:pPr>
      <w:r w:rsidRPr="00C6737A">
        <w:rPr>
          <w:color w:val="000000" w:themeColor="text1"/>
          <w:sz w:val="28"/>
          <w:szCs w:val="28"/>
        </w:rPr>
        <w:t xml:space="preserve">   </w:t>
      </w:r>
    </w:p>
    <w:p w14:paraId="588A2DF3" w14:textId="77777777" w:rsidR="008B0CFA" w:rsidRPr="00C6737A" w:rsidRDefault="008B0CFA">
      <w:pPr>
        <w:rPr>
          <w:color w:val="000000" w:themeColor="text1"/>
          <w:sz w:val="28"/>
          <w:szCs w:val="28"/>
        </w:rPr>
      </w:pPr>
    </w:p>
    <w:p w14:paraId="48119613" w14:textId="77777777" w:rsidR="008B0CFA" w:rsidRPr="00C6737A" w:rsidRDefault="008B0CFA">
      <w:pPr>
        <w:tabs>
          <w:tab w:val="left" w:pos="0"/>
        </w:tabs>
        <w:ind w:firstLineChars="200" w:firstLine="560"/>
        <w:rPr>
          <w:color w:val="000000" w:themeColor="text1"/>
          <w:sz w:val="28"/>
          <w:szCs w:val="28"/>
        </w:rPr>
      </w:pPr>
    </w:p>
    <w:p w14:paraId="65B725BA" w14:textId="77777777" w:rsidR="008B0CFA" w:rsidRPr="00C6737A" w:rsidRDefault="008B0CFA">
      <w:pPr>
        <w:tabs>
          <w:tab w:val="left" w:pos="0"/>
        </w:tabs>
        <w:ind w:firstLineChars="200" w:firstLine="560"/>
        <w:rPr>
          <w:color w:val="000000" w:themeColor="text1"/>
          <w:sz w:val="28"/>
          <w:szCs w:val="28"/>
        </w:rPr>
      </w:pPr>
    </w:p>
    <w:p w14:paraId="3E2F2DB5" w14:textId="77777777" w:rsidR="00940A56" w:rsidRPr="00C6737A" w:rsidRDefault="00940A56">
      <w:pPr>
        <w:tabs>
          <w:tab w:val="left" w:pos="0"/>
        </w:tabs>
        <w:ind w:firstLineChars="200" w:firstLine="560"/>
        <w:jc w:val="center"/>
        <w:rPr>
          <w:color w:val="000000" w:themeColor="text1"/>
          <w:sz w:val="28"/>
          <w:szCs w:val="28"/>
        </w:rPr>
      </w:pPr>
    </w:p>
    <w:sectPr w:rsidR="00940A56" w:rsidRPr="00C6737A">
      <w:pgSz w:w="11906" w:h="16838"/>
      <w:pgMar w:top="1440" w:right="1080" w:bottom="1440" w:left="1080" w:header="851" w:footer="992" w:gutter="0"/>
      <w:pgNumType w:start="1"/>
      <w:cols w:space="720"/>
      <w:docGrid w:type="linesAndChars" w:linePitch="538"/>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89E20" w16cex:dateUtc="2026-01-20T02:14:00Z"/>
  <w16cex:commentExtensible w16cex:durableId="7F46958A" w16cex:dateUtc="2026-01-20T02:23:00Z"/>
  <w16cex:commentExtensible w16cex:durableId="27771F51" w16cex:dateUtc="2026-01-20T02:23:00Z"/>
  <w16cex:commentExtensible w16cex:durableId="2705B264" w16cex:dateUtc="2026-01-20T02:24:00Z"/>
  <w16cex:commentExtensible w16cex:durableId="2847F5BA" w16cex:dateUtc="2026-01-20T02:24:00Z"/>
  <w16cex:commentExtensible w16cex:durableId="6FF33064" w16cex:dateUtc="2026-01-20T02:25: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5CF63" w14:textId="77777777" w:rsidR="00765086" w:rsidRDefault="00765086">
      <w:r>
        <w:separator/>
      </w:r>
    </w:p>
  </w:endnote>
  <w:endnote w:type="continuationSeparator" w:id="0">
    <w:p w14:paraId="6F6942CD" w14:textId="77777777" w:rsidR="00765086" w:rsidRDefault="00765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Mincho">
    <w:altName w:val="Yu Gothic"/>
    <w:charset w:val="00"/>
    <w:family w:val="roman"/>
    <w:pitch w:val="default"/>
  </w:font>
  <w:font w:name="FZSONGS--GB1-5">
    <w:altName w:val="宋体"/>
    <w:charset w:val="86"/>
    <w:family w:val="auto"/>
    <w:pitch w:val="default"/>
    <w:sig w:usb0="00000000" w:usb1="0000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FE9C60" w14:textId="77777777" w:rsidR="00CC0E12" w:rsidRDefault="00CC0E12">
    <w:pPr>
      <w:pStyle w:val="a6"/>
      <w:framePr w:wrap="around" w:vAnchor="text" w:hAnchor="margin" w:xAlign="center" w:y="1"/>
      <w:rPr>
        <w:rStyle w:val="ac"/>
      </w:rPr>
    </w:pPr>
    <w:r>
      <w:fldChar w:fldCharType="begin"/>
    </w:r>
    <w:r>
      <w:rPr>
        <w:rStyle w:val="ac"/>
      </w:rPr>
      <w:instrText xml:space="preserve">PAGE  </w:instrText>
    </w:r>
    <w:r>
      <w:fldChar w:fldCharType="end"/>
    </w:r>
  </w:p>
  <w:p w14:paraId="4CC1CD4A" w14:textId="77777777" w:rsidR="00CC0E12" w:rsidRDefault="00CC0E1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0FB93" w14:textId="77777777" w:rsidR="00CC0E12" w:rsidRDefault="00CC0E12">
    <w:pPr>
      <w:pStyle w:val="a6"/>
      <w:framePr w:w="554" w:wrap="around" w:vAnchor="text" w:hAnchor="margin" w:xAlign="center" w:y="7"/>
      <w:rPr>
        <w:rStyle w:val="ac"/>
      </w:rPr>
    </w:pPr>
    <w:r>
      <w:fldChar w:fldCharType="begin"/>
    </w:r>
    <w:r>
      <w:rPr>
        <w:rStyle w:val="ac"/>
      </w:rPr>
      <w:instrText xml:space="preserve">PAGE  </w:instrText>
    </w:r>
    <w:r>
      <w:fldChar w:fldCharType="separate"/>
    </w:r>
    <w:r>
      <w:rPr>
        <w:rStyle w:val="ac"/>
      </w:rPr>
      <w:t>1</w:t>
    </w:r>
    <w:r>
      <w:fldChar w:fldCharType="end"/>
    </w:r>
  </w:p>
  <w:p w14:paraId="7F8014F5" w14:textId="77777777" w:rsidR="00CC0E12" w:rsidRDefault="00CC0E1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EA5E11" w14:textId="77777777" w:rsidR="00765086" w:rsidRDefault="00765086">
      <w:r>
        <w:separator/>
      </w:r>
    </w:p>
  </w:footnote>
  <w:footnote w:type="continuationSeparator" w:id="0">
    <w:p w14:paraId="7C9C9D6D" w14:textId="77777777" w:rsidR="00765086" w:rsidRDefault="00765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5BEE8" w14:textId="77777777" w:rsidR="00CC0E12" w:rsidRDefault="00CC0E12">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03CA6" w14:textId="77777777" w:rsidR="00CC0E12" w:rsidRDefault="00CC0E12">
    <w:pPr>
      <w:pStyle w:val="a8"/>
      <w:pBdr>
        <w:bottom w:val="none" w:sz="0" w:space="0" w:color="auto"/>
      </w:pBd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05"/>
  <w:drawingGridVerticalSpacing w:val="269"/>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xZjU2NmJiMDYxYjA0ZWE0MWQ5ZWM1N2M1ZjhlZGYifQ=="/>
  </w:docVars>
  <w:rsids>
    <w:rsidRoot w:val="00172A27"/>
    <w:rsid w:val="00001D2E"/>
    <w:rsid w:val="000035B1"/>
    <w:rsid w:val="000040FE"/>
    <w:rsid w:val="000078E5"/>
    <w:rsid w:val="00011888"/>
    <w:rsid w:val="00011A91"/>
    <w:rsid w:val="000123C1"/>
    <w:rsid w:val="000133A5"/>
    <w:rsid w:val="00020B4B"/>
    <w:rsid w:val="000247A0"/>
    <w:rsid w:val="00024C69"/>
    <w:rsid w:val="00024DFF"/>
    <w:rsid w:val="00026CBB"/>
    <w:rsid w:val="00026D65"/>
    <w:rsid w:val="000274F5"/>
    <w:rsid w:val="000276BF"/>
    <w:rsid w:val="00030BEE"/>
    <w:rsid w:val="0003152B"/>
    <w:rsid w:val="00031AB7"/>
    <w:rsid w:val="00033516"/>
    <w:rsid w:val="00033673"/>
    <w:rsid w:val="00035321"/>
    <w:rsid w:val="00037EEE"/>
    <w:rsid w:val="000406C9"/>
    <w:rsid w:val="00040ADD"/>
    <w:rsid w:val="00046B85"/>
    <w:rsid w:val="00052796"/>
    <w:rsid w:val="00055665"/>
    <w:rsid w:val="000557B5"/>
    <w:rsid w:val="00055BAA"/>
    <w:rsid w:val="0005615D"/>
    <w:rsid w:val="00056F88"/>
    <w:rsid w:val="00060997"/>
    <w:rsid w:val="000624D4"/>
    <w:rsid w:val="00062D8F"/>
    <w:rsid w:val="000669D9"/>
    <w:rsid w:val="00072223"/>
    <w:rsid w:val="0007423E"/>
    <w:rsid w:val="00074D5B"/>
    <w:rsid w:val="000801F8"/>
    <w:rsid w:val="000803E3"/>
    <w:rsid w:val="0008227E"/>
    <w:rsid w:val="00083239"/>
    <w:rsid w:val="00083A46"/>
    <w:rsid w:val="0008413F"/>
    <w:rsid w:val="00084ECA"/>
    <w:rsid w:val="000851F9"/>
    <w:rsid w:val="00085549"/>
    <w:rsid w:val="0008628F"/>
    <w:rsid w:val="000868E5"/>
    <w:rsid w:val="000879DB"/>
    <w:rsid w:val="00092116"/>
    <w:rsid w:val="000926AA"/>
    <w:rsid w:val="00095004"/>
    <w:rsid w:val="0009543D"/>
    <w:rsid w:val="000956E7"/>
    <w:rsid w:val="000959E9"/>
    <w:rsid w:val="000A03C1"/>
    <w:rsid w:val="000A0556"/>
    <w:rsid w:val="000A2636"/>
    <w:rsid w:val="000A32AB"/>
    <w:rsid w:val="000A41C3"/>
    <w:rsid w:val="000A5A0C"/>
    <w:rsid w:val="000A714C"/>
    <w:rsid w:val="000A7E20"/>
    <w:rsid w:val="000B1FFE"/>
    <w:rsid w:val="000B215C"/>
    <w:rsid w:val="000B3238"/>
    <w:rsid w:val="000B35D4"/>
    <w:rsid w:val="000B4D0B"/>
    <w:rsid w:val="000B5094"/>
    <w:rsid w:val="000B610B"/>
    <w:rsid w:val="000B7EFF"/>
    <w:rsid w:val="000C139D"/>
    <w:rsid w:val="000C3D02"/>
    <w:rsid w:val="000C446F"/>
    <w:rsid w:val="000C7D58"/>
    <w:rsid w:val="000D1751"/>
    <w:rsid w:val="000D2558"/>
    <w:rsid w:val="000D3A4F"/>
    <w:rsid w:val="000D5889"/>
    <w:rsid w:val="000D6F53"/>
    <w:rsid w:val="000D7D8B"/>
    <w:rsid w:val="000E0183"/>
    <w:rsid w:val="000E24B1"/>
    <w:rsid w:val="000E3F8A"/>
    <w:rsid w:val="000E5117"/>
    <w:rsid w:val="000E5592"/>
    <w:rsid w:val="000E5DEC"/>
    <w:rsid w:val="000E7980"/>
    <w:rsid w:val="000F0805"/>
    <w:rsid w:val="000F1AFE"/>
    <w:rsid w:val="000F1C65"/>
    <w:rsid w:val="000F28F3"/>
    <w:rsid w:val="001002A2"/>
    <w:rsid w:val="00101DB1"/>
    <w:rsid w:val="00102BCA"/>
    <w:rsid w:val="00103201"/>
    <w:rsid w:val="00104DB4"/>
    <w:rsid w:val="00104E67"/>
    <w:rsid w:val="00105F90"/>
    <w:rsid w:val="00107656"/>
    <w:rsid w:val="00113917"/>
    <w:rsid w:val="00114CAB"/>
    <w:rsid w:val="00116A8F"/>
    <w:rsid w:val="00117E1A"/>
    <w:rsid w:val="00121F8A"/>
    <w:rsid w:val="00123057"/>
    <w:rsid w:val="00126A87"/>
    <w:rsid w:val="00127C76"/>
    <w:rsid w:val="00130ED0"/>
    <w:rsid w:val="00130F39"/>
    <w:rsid w:val="00131DE0"/>
    <w:rsid w:val="00132E02"/>
    <w:rsid w:val="0013354F"/>
    <w:rsid w:val="00133EB8"/>
    <w:rsid w:val="00135229"/>
    <w:rsid w:val="0013583F"/>
    <w:rsid w:val="0013595D"/>
    <w:rsid w:val="001370FD"/>
    <w:rsid w:val="00137420"/>
    <w:rsid w:val="00140234"/>
    <w:rsid w:val="001418BA"/>
    <w:rsid w:val="00141BED"/>
    <w:rsid w:val="00142172"/>
    <w:rsid w:val="0014287D"/>
    <w:rsid w:val="0014319D"/>
    <w:rsid w:val="00146826"/>
    <w:rsid w:val="00147338"/>
    <w:rsid w:val="001513E7"/>
    <w:rsid w:val="001547FB"/>
    <w:rsid w:val="0015636D"/>
    <w:rsid w:val="00156525"/>
    <w:rsid w:val="00156CEC"/>
    <w:rsid w:val="00156F45"/>
    <w:rsid w:val="00157ECA"/>
    <w:rsid w:val="001605C4"/>
    <w:rsid w:val="00160DCB"/>
    <w:rsid w:val="0016171C"/>
    <w:rsid w:val="00162969"/>
    <w:rsid w:val="00163165"/>
    <w:rsid w:val="00166396"/>
    <w:rsid w:val="0017058D"/>
    <w:rsid w:val="00172825"/>
    <w:rsid w:val="00172A27"/>
    <w:rsid w:val="00176203"/>
    <w:rsid w:val="001775AF"/>
    <w:rsid w:val="0018078F"/>
    <w:rsid w:val="001807AB"/>
    <w:rsid w:val="00181756"/>
    <w:rsid w:val="0018198A"/>
    <w:rsid w:val="001838CF"/>
    <w:rsid w:val="001867D8"/>
    <w:rsid w:val="001909E5"/>
    <w:rsid w:val="00190CC6"/>
    <w:rsid w:val="0019209D"/>
    <w:rsid w:val="001929F3"/>
    <w:rsid w:val="0019343A"/>
    <w:rsid w:val="00196042"/>
    <w:rsid w:val="001A0624"/>
    <w:rsid w:val="001A22D0"/>
    <w:rsid w:val="001A278A"/>
    <w:rsid w:val="001A2D7D"/>
    <w:rsid w:val="001A4285"/>
    <w:rsid w:val="001A4BF0"/>
    <w:rsid w:val="001A5A0D"/>
    <w:rsid w:val="001A5D37"/>
    <w:rsid w:val="001B005C"/>
    <w:rsid w:val="001B6D71"/>
    <w:rsid w:val="001B776C"/>
    <w:rsid w:val="001B7C8E"/>
    <w:rsid w:val="001C03DD"/>
    <w:rsid w:val="001C19B3"/>
    <w:rsid w:val="001C3921"/>
    <w:rsid w:val="001C3E7A"/>
    <w:rsid w:val="001C4320"/>
    <w:rsid w:val="001C559B"/>
    <w:rsid w:val="001C5FED"/>
    <w:rsid w:val="001C75F8"/>
    <w:rsid w:val="001D34B8"/>
    <w:rsid w:val="001D6373"/>
    <w:rsid w:val="001E065C"/>
    <w:rsid w:val="001E0C9A"/>
    <w:rsid w:val="001E1B25"/>
    <w:rsid w:val="001E2489"/>
    <w:rsid w:val="001E3E26"/>
    <w:rsid w:val="001E44AF"/>
    <w:rsid w:val="001E6082"/>
    <w:rsid w:val="001F0000"/>
    <w:rsid w:val="001F0886"/>
    <w:rsid w:val="001F2B37"/>
    <w:rsid w:val="001F392D"/>
    <w:rsid w:val="001F4E96"/>
    <w:rsid w:val="001F5300"/>
    <w:rsid w:val="001F72EC"/>
    <w:rsid w:val="00200FBD"/>
    <w:rsid w:val="00203E86"/>
    <w:rsid w:val="002145AD"/>
    <w:rsid w:val="00215848"/>
    <w:rsid w:val="00215CDC"/>
    <w:rsid w:val="0021608B"/>
    <w:rsid w:val="00221956"/>
    <w:rsid w:val="002222D3"/>
    <w:rsid w:val="00222504"/>
    <w:rsid w:val="00222E5D"/>
    <w:rsid w:val="00223233"/>
    <w:rsid w:val="00225C7D"/>
    <w:rsid w:val="0023121F"/>
    <w:rsid w:val="00231D7B"/>
    <w:rsid w:val="00234CD8"/>
    <w:rsid w:val="0024076E"/>
    <w:rsid w:val="00241412"/>
    <w:rsid w:val="002417EB"/>
    <w:rsid w:val="00243C7E"/>
    <w:rsid w:val="002445B0"/>
    <w:rsid w:val="00246B1B"/>
    <w:rsid w:val="00247E5A"/>
    <w:rsid w:val="00247EBC"/>
    <w:rsid w:val="00253820"/>
    <w:rsid w:val="00254693"/>
    <w:rsid w:val="00255357"/>
    <w:rsid w:val="002603C9"/>
    <w:rsid w:val="002604BB"/>
    <w:rsid w:val="002632D7"/>
    <w:rsid w:val="00263BD9"/>
    <w:rsid w:val="00264E85"/>
    <w:rsid w:val="00265439"/>
    <w:rsid w:val="00270EEF"/>
    <w:rsid w:val="00272408"/>
    <w:rsid w:val="002731AB"/>
    <w:rsid w:val="0027590C"/>
    <w:rsid w:val="00276C03"/>
    <w:rsid w:val="00276F00"/>
    <w:rsid w:val="00277FD1"/>
    <w:rsid w:val="002805B5"/>
    <w:rsid w:val="00282B02"/>
    <w:rsid w:val="00283A36"/>
    <w:rsid w:val="00285DD7"/>
    <w:rsid w:val="002862C1"/>
    <w:rsid w:val="00286505"/>
    <w:rsid w:val="00286B62"/>
    <w:rsid w:val="00286EA4"/>
    <w:rsid w:val="00291498"/>
    <w:rsid w:val="0029323E"/>
    <w:rsid w:val="00293691"/>
    <w:rsid w:val="00295578"/>
    <w:rsid w:val="002A083E"/>
    <w:rsid w:val="002A1876"/>
    <w:rsid w:val="002A1E20"/>
    <w:rsid w:val="002A27B1"/>
    <w:rsid w:val="002A4D09"/>
    <w:rsid w:val="002A5BB8"/>
    <w:rsid w:val="002A6613"/>
    <w:rsid w:val="002A7B54"/>
    <w:rsid w:val="002A7E89"/>
    <w:rsid w:val="002B0797"/>
    <w:rsid w:val="002B19A5"/>
    <w:rsid w:val="002B207A"/>
    <w:rsid w:val="002B2C19"/>
    <w:rsid w:val="002B2F2F"/>
    <w:rsid w:val="002B3970"/>
    <w:rsid w:val="002B3D74"/>
    <w:rsid w:val="002B432B"/>
    <w:rsid w:val="002B659C"/>
    <w:rsid w:val="002B721F"/>
    <w:rsid w:val="002B76B5"/>
    <w:rsid w:val="002B7A62"/>
    <w:rsid w:val="002C15CD"/>
    <w:rsid w:val="002C1CE0"/>
    <w:rsid w:val="002C2958"/>
    <w:rsid w:val="002C4833"/>
    <w:rsid w:val="002C6B04"/>
    <w:rsid w:val="002C78DB"/>
    <w:rsid w:val="002C7ACC"/>
    <w:rsid w:val="002C7B3A"/>
    <w:rsid w:val="002D062B"/>
    <w:rsid w:val="002D4A55"/>
    <w:rsid w:val="002D5504"/>
    <w:rsid w:val="002D5B8D"/>
    <w:rsid w:val="002D6B5E"/>
    <w:rsid w:val="002D7F4A"/>
    <w:rsid w:val="002E0211"/>
    <w:rsid w:val="002E1305"/>
    <w:rsid w:val="002E15A4"/>
    <w:rsid w:val="002E1E4E"/>
    <w:rsid w:val="002E2B44"/>
    <w:rsid w:val="002E3264"/>
    <w:rsid w:val="002E6A87"/>
    <w:rsid w:val="002E7A06"/>
    <w:rsid w:val="002E7DCF"/>
    <w:rsid w:val="002F173A"/>
    <w:rsid w:val="002F18A7"/>
    <w:rsid w:val="002F1FDF"/>
    <w:rsid w:val="002F54F6"/>
    <w:rsid w:val="002F597A"/>
    <w:rsid w:val="00300B53"/>
    <w:rsid w:val="00301464"/>
    <w:rsid w:val="00301D14"/>
    <w:rsid w:val="003030A7"/>
    <w:rsid w:val="00303779"/>
    <w:rsid w:val="003047CE"/>
    <w:rsid w:val="00304F50"/>
    <w:rsid w:val="0030598F"/>
    <w:rsid w:val="00305BCE"/>
    <w:rsid w:val="00310122"/>
    <w:rsid w:val="003104D9"/>
    <w:rsid w:val="003112AF"/>
    <w:rsid w:val="00311C64"/>
    <w:rsid w:val="00312915"/>
    <w:rsid w:val="003141D2"/>
    <w:rsid w:val="0031452A"/>
    <w:rsid w:val="00314A32"/>
    <w:rsid w:val="00315615"/>
    <w:rsid w:val="003157A4"/>
    <w:rsid w:val="00321134"/>
    <w:rsid w:val="00321ABE"/>
    <w:rsid w:val="0032499E"/>
    <w:rsid w:val="0032554F"/>
    <w:rsid w:val="00327ED4"/>
    <w:rsid w:val="00330D2B"/>
    <w:rsid w:val="003319DF"/>
    <w:rsid w:val="00334F7A"/>
    <w:rsid w:val="00335917"/>
    <w:rsid w:val="0033701F"/>
    <w:rsid w:val="00340410"/>
    <w:rsid w:val="0034193B"/>
    <w:rsid w:val="00341AF7"/>
    <w:rsid w:val="003436DC"/>
    <w:rsid w:val="00346390"/>
    <w:rsid w:val="00346936"/>
    <w:rsid w:val="00347D95"/>
    <w:rsid w:val="003506D8"/>
    <w:rsid w:val="00350E1F"/>
    <w:rsid w:val="00351D74"/>
    <w:rsid w:val="00351D93"/>
    <w:rsid w:val="00352BE4"/>
    <w:rsid w:val="00353DC7"/>
    <w:rsid w:val="00355C5F"/>
    <w:rsid w:val="00357275"/>
    <w:rsid w:val="0035775D"/>
    <w:rsid w:val="00360A5D"/>
    <w:rsid w:val="00360BFB"/>
    <w:rsid w:val="00362648"/>
    <w:rsid w:val="00363A5E"/>
    <w:rsid w:val="003643C8"/>
    <w:rsid w:val="00365054"/>
    <w:rsid w:val="0036611B"/>
    <w:rsid w:val="0036648A"/>
    <w:rsid w:val="003703C5"/>
    <w:rsid w:val="00370408"/>
    <w:rsid w:val="0037065A"/>
    <w:rsid w:val="00370EFC"/>
    <w:rsid w:val="00371F87"/>
    <w:rsid w:val="00372219"/>
    <w:rsid w:val="00372740"/>
    <w:rsid w:val="00373DF7"/>
    <w:rsid w:val="003756D1"/>
    <w:rsid w:val="00375A65"/>
    <w:rsid w:val="00376E4D"/>
    <w:rsid w:val="0037716D"/>
    <w:rsid w:val="00377297"/>
    <w:rsid w:val="003773EE"/>
    <w:rsid w:val="0038157D"/>
    <w:rsid w:val="00381D31"/>
    <w:rsid w:val="00383DD0"/>
    <w:rsid w:val="00384212"/>
    <w:rsid w:val="00384FB0"/>
    <w:rsid w:val="0038637E"/>
    <w:rsid w:val="00386FE9"/>
    <w:rsid w:val="0039117D"/>
    <w:rsid w:val="00391498"/>
    <w:rsid w:val="00393E95"/>
    <w:rsid w:val="0039484B"/>
    <w:rsid w:val="00395F51"/>
    <w:rsid w:val="0039770E"/>
    <w:rsid w:val="0039778A"/>
    <w:rsid w:val="003A21E1"/>
    <w:rsid w:val="003A23C9"/>
    <w:rsid w:val="003A60FD"/>
    <w:rsid w:val="003A6EB0"/>
    <w:rsid w:val="003B1A21"/>
    <w:rsid w:val="003B3CFD"/>
    <w:rsid w:val="003B552D"/>
    <w:rsid w:val="003B58E8"/>
    <w:rsid w:val="003B73A7"/>
    <w:rsid w:val="003B7756"/>
    <w:rsid w:val="003C0A9F"/>
    <w:rsid w:val="003C2A38"/>
    <w:rsid w:val="003C4EFB"/>
    <w:rsid w:val="003C5414"/>
    <w:rsid w:val="003C59EF"/>
    <w:rsid w:val="003C6C9B"/>
    <w:rsid w:val="003C776A"/>
    <w:rsid w:val="003C7EA2"/>
    <w:rsid w:val="003D1A74"/>
    <w:rsid w:val="003D2BFD"/>
    <w:rsid w:val="003D3C49"/>
    <w:rsid w:val="003D3C52"/>
    <w:rsid w:val="003D45D5"/>
    <w:rsid w:val="003D738D"/>
    <w:rsid w:val="003E4678"/>
    <w:rsid w:val="003E492D"/>
    <w:rsid w:val="003E4E91"/>
    <w:rsid w:val="003E5749"/>
    <w:rsid w:val="003E610D"/>
    <w:rsid w:val="003E7BDE"/>
    <w:rsid w:val="003F23F6"/>
    <w:rsid w:val="003F47D5"/>
    <w:rsid w:val="003F4B2D"/>
    <w:rsid w:val="003F4CA8"/>
    <w:rsid w:val="003F64D0"/>
    <w:rsid w:val="003F6C57"/>
    <w:rsid w:val="003F724D"/>
    <w:rsid w:val="00402BE9"/>
    <w:rsid w:val="00403C1E"/>
    <w:rsid w:val="00403CAC"/>
    <w:rsid w:val="00404469"/>
    <w:rsid w:val="00405980"/>
    <w:rsid w:val="004073D5"/>
    <w:rsid w:val="00412293"/>
    <w:rsid w:val="00414169"/>
    <w:rsid w:val="00414242"/>
    <w:rsid w:val="00417D53"/>
    <w:rsid w:val="004212C8"/>
    <w:rsid w:val="004239D3"/>
    <w:rsid w:val="00426625"/>
    <w:rsid w:val="00426CF1"/>
    <w:rsid w:val="00427A81"/>
    <w:rsid w:val="00432094"/>
    <w:rsid w:val="00433181"/>
    <w:rsid w:val="004365DF"/>
    <w:rsid w:val="00437D05"/>
    <w:rsid w:val="00440ACE"/>
    <w:rsid w:val="00441633"/>
    <w:rsid w:val="00441D11"/>
    <w:rsid w:val="00443525"/>
    <w:rsid w:val="00443C05"/>
    <w:rsid w:val="00443C62"/>
    <w:rsid w:val="004445AA"/>
    <w:rsid w:val="00445C5A"/>
    <w:rsid w:val="004503E4"/>
    <w:rsid w:val="004533E1"/>
    <w:rsid w:val="00453C42"/>
    <w:rsid w:val="00457921"/>
    <w:rsid w:val="00462381"/>
    <w:rsid w:val="00462558"/>
    <w:rsid w:val="00462F53"/>
    <w:rsid w:val="00466E08"/>
    <w:rsid w:val="00467564"/>
    <w:rsid w:val="00467878"/>
    <w:rsid w:val="0047190F"/>
    <w:rsid w:val="00472F08"/>
    <w:rsid w:val="00473A85"/>
    <w:rsid w:val="004801A0"/>
    <w:rsid w:val="00480866"/>
    <w:rsid w:val="00480F2B"/>
    <w:rsid w:val="00481510"/>
    <w:rsid w:val="004822B7"/>
    <w:rsid w:val="004850DC"/>
    <w:rsid w:val="00485833"/>
    <w:rsid w:val="00486655"/>
    <w:rsid w:val="004871C8"/>
    <w:rsid w:val="00491590"/>
    <w:rsid w:val="004915D0"/>
    <w:rsid w:val="00491A45"/>
    <w:rsid w:val="004962BE"/>
    <w:rsid w:val="004967FD"/>
    <w:rsid w:val="00497EB3"/>
    <w:rsid w:val="004A166B"/>
    <w:rsid w:val="004A55EB"/>
    <w:rsid w:val="004A5794"/>
    <w:rsid w:val="004A5ACD"/>
    <w:rsid w:val="004A5E13"/>
    <w:rsid w:val="004A606C"/>
    <w:rsid w:val="004A6ACC"/>
    <w:rsid w:val="004A7447"/>
    <w:rsid w:val="004B14B0"/>
    <w:rsid w:val="004B26D2"/>
    <w:rsid w:val="004B2CF9"/>
    <w:rsid w:val="004B3366"/>
    <w:rsid w:val="004B39C9"/>
    <w:rsid w:val="004B3F1B"/>
    <w:rsid w:val="004B4242"/>
    <w:rsid w:val="004B4E57"/>
    <w:rsid w:val="004B50C6"/>
    <w:rsid w:val="004B5E1F"/>
    <w:rsid w:val="004C0202"/>
    <w:rsid w:val="004C21BE"/>
    <w:rsid w:val="004C2ACE"/>
    <w:rsid w:val="004C2BE7"/>
    <w:rsid w:val="004C34F2"/>
    <w:rsid w:val="004C4136"/>
    <w:rsid w:val="004C468C"/>
    <w:rsid w:val="004C4740"/>
    <w:rsid w:val="004D22C9"/>
    <w:rsid w:val="004D4226"/>
    <w:rsid w:val="004D545C"/>
    <w:rsid w:val="004D5EBE"/>
    <w:rsid w:val="004D77AB"/>
    <w:rsid w:val="004D7EB0"/>
    <w:rsid w:val="004E38FD"/>
    <w:rsid w:val="004E41C8"/>
    <w:rsid w:val="004E4D18"/>
    <w:rsid w:val="004E539A"/>
    <w:rsid w:val="004E6554"/>
    <w:rsid w:val="004E6FD7"/>
    <w:rsid w:val="004E78A9"/>
    <w:rsid w:val="004F1264"/>
    <w:rsid w:val="004F2F93"/>
    <w:rsid w:val="004F302C"/>
    <w:rsid w:val="004F362E"/>
    <w:rsid w:val="004F3678"/>
    <w:rsid w:val="004F5F0E"/>
    <w:rsid w:val="004F74B0"/>
    <w:rsid w:val="0050013A"/>
    <w:rsid w:val="00501227"/>
    <w:rsid w:val="0050162C"/>
    <w:rsid w:val="00501D5B"/>
    <w:rsid w:val="00506C72"/>
    <w:rsid w:val="005077C2"/>
    <w:rsid w:val="00510504"/>
    <w:rsid w:val="00510992"/>
    <w:rsid w:val="00511D8F"/>
    <w:rsid w:val="0051204C"/>
    <w:rsid w:val="005136FA"/>
    <w:rsid w:val="00515E30"/>
    <w:rsid w:val="00517A3A"/>
    <w:rsid w:val="00520031"/>
    <w:rsid w:val="00520C9F"/>
    <w:rsid w:val="005239C0"/>
    <w:rsid w:val="00524A3B"/>
    <w:rsid w:val="00526F83"/>
    <w:rsid w:val="005326A9"/>
    <w:rsid w:val="00532912"/>
    <w:rsid w:val="005338EF"/>
    <w:rsid w:val="00534097"/>
    <w:rsid w:val="00534BD8"/>
    <w:rsid w:val="0053767A"/>
    <w:rsid w:val="00542638"/>
    <w:rsid w:val="005429D8"/>
    <w:rsid w:val="00544140"/>
    <w:rsid w:val="00544789"/>
    <w:rsid w:val="005504C3"/>
    <w:rsid w:val="00551781"/>
    <w:rsid w:val="005524FA"/>
    <w:rsid w:val="00554D2C"/>
    <w:rsid w:val="00556232"/>
    <w:rsid w:val="00560C51"/>
    <w:rsid w:val="005616C8"/>
    <w:rsid w:val="00561B31"/>
    <w:rsid w:val="00564526"/>
    <w:rsid w:val="00565802"/>
    <w:rsid w:val="00566266"/>
    <w:rsid w:val="005674CE"/>
    <w:rsid w:val="00567A97"/>
    <w:rsid w:val="0057116F"/>
    <w:rsid w:val="00571268"/>
    <w:rsid w:val="00571CCB"/>
    <w:rsid w:val="005727C5"/>
    <w:rsid w:val="0057340A"/>
    <w:rsid w:val="0057363E"/>
    <w:rsid w:val="00573B6F"/>
    <w:rsid w:val="00573F41"/>
    <w:rsid w:val="005768C2"/>
    <w:rsid w:val="00581BB6"/>
    <w:rsid w:val="005822AE"/>
    <w:rsid w:val="0058340D"/>
    <w:rsid w:val="005837B5"/>
    <w:rsid w:val="00583F65"/>
    <w:rsid w:val="0058628B"/>
    <w:rsid w:val="00586B05"/>
    <w:rsid w:val="00590372"/>
    <w:rsid w:val="00591911"/>
    <w:rsid w:val="00593078"/>
    <w:rsid w:val="00593695"/>
    <w:rsid w:val="00594A96"/>
    <w:rsid w:val="00596D68"/>
    <w:rsid w:val="00597470"/>
    <w:rsid w:val="005A225A"/>
    <w:rsid w:val="005A3737"/>
    <w:rsid w:val="005A3960"/>
    <w:rsid w:val="005A3D25"/>
    <w:rsid w:val="005A42FC"/>
    <w:rsid w:val="005A4A29"/>
    <w:rsid w:val="005A5A70"/>
    <w:rsid w:val="005A5CB4"/>
    <w:rsid w:val="005A5D38"/>
    <w:rsid w:val="005B0BF7"/>
    <w:rsid w:val="005B1695"/>
    <w:rsid w:val="005B2593"/>
    <w:rsid w:val="005B578C"/>
    <w:rsid w:val="005B7980"/>
    <w:rsid w:val="005C1457"/>
    <w:rsid w:val="005C1997"/>
    <w:rsid w:val="005C39AA"/>
    <w:rsid w:val="005C5DD5"/>
    <w:rsid w:val="005D197B"/>
    <w:rsid w:val="005D2023"/>
    <w:rsid w:val="005D3B42"/>
    <w:rsid w:val="005D3CD8"/>
    <w:rsid w:val="005D494A"/>
    <w:rsid w:val="005D4AA9"/>
    <w:rsid w:val="005D4DD0"/>
    <w:rsid w:val="005D5FCF"/>
    <w:rsid w:val="005D609E"/>
    <w:rsid w:val="005D7780"/>
    <w:rsid w:val="005E1BC3"/>
    <w:rsid w:val="005E3966"/>
    <w:rsid w:val="005E4E76"/>
    <w:rsid w:val="005E65AE"/>
    <w:rsid w:val="005E7EB4"/>
    <w:rsid w:val="005F226E"/>
    <w:rsid w:val="005F24E4"/>
    <w:rsid w:val="005F37D3"/>
    <w:rsid w:val="005F44C0"/>
    <w:rsid w:val="005F54FF"/>
    <w:rsid w:val="005F625A"/>
    <w:rsid w:val="005F6D7C"/>
    <w:rsid w:val="006004F5"/>
    <w:rsid w:val="006019A5"/>
    <w:rsid w:val="006028AD"/>
    <w:rsid w:val="006141DD"/>
    <w:rsid w:val="006149E3"/>
    <w:rsid w:val="00615091"/>
    <w:rsid w:val="00617C7D"/>
    <w:rsid w:val="006210AE"/>
    <w:rsid w:val="00621403"/>
    <w:rsid w:val="00625875"/>
    <w:rsid w:val="0062708E"/>
    <w:rsid w:val="0062711E"/>
    <w:rsid w:val="0062789E"/>
    <w:rsid w:val="0063030B"/>
    <w:rsid w:val="006318AF"/>
    <w:rsid w:val="00631FB4"/>
    <w:rsid w:val="0063317D"/>
    <w:rsid w:val="00633C80"/>
    <w:rsid w:val="00637EFF"/>
    <w:rsid w:val="00640027"/>
    <w:rsid w:val="00643E7F"/>
    <w:rsid w:val="00644041"/>
    <w:rsid w:val="00644B51"/>
    <w:rsid w:val="006453DF"/>
    <w:rsid w:val="00646EA1"/>
    <w:rsid w:val="00647904"/>
    <w:rsid w:val="006500CD"/>
    <w:rsid w:val="00650D3E"/>
    <w:rsid w:val="0065228A"/>
    <w:rsid w:val="00653796"/>
    <w:rsid w:val="006559A9"/>
    <w:rsid w:val="00655CCD"/>
    <w:rsid w:val="0065697E"/>
    <w:rsid w:val="00657214"/>
    <w:rsid w:val="00660509"/>
    <w:rsid w:val="006613A3"/>
    <w:rsid w:val="00664320"/>
    <w:rsid w:val="0066438B"/>
    <w:rsid w:val="00665096"/>
    <w:rsid w:val="00665422"/>
    <w:rsid w:val="00665A63"/>
    <w:rsid w:val="00666939"/>
    <w:rsid w:val="006672A8"/>
    <w:rsid w:val="00671985"/>
    <w:rsid w:val="00671A63"/>
    <w:rsid w:val="00671FDD"/>
    <w:rsid w:val="00672CCB"/>
    <w:rsid w:val="00672E68"/>
    <w:rsid w:val="00674A54"/>
    <w:rsid w:val="00674C94"/>
    <w:rsid w:val="0067768E"/>
    <w:rsid w:val="006778B4"/>
    <w:rsid w:val="00677E44"/>
    <w:rsid w:val="006800BE"/>
    <w:rsid w:val="0068084D"/>
    <w:rsid w:val="00680957"/>
    <w:rsid w:val="00680A93"/>
    <w:rsid w:val="006825AF"/>
    <w:rsid w:val="00683145"/>
    <w:rsid w:val="0068344B"/>
    <w:rsid w:val="00687AEB"/>
    <w:rsid w:val="00690F96"/>
    <w:rsid w:val="006916C6"/>
    <w:rsid w:val="00691A4D"/>
    <w:rsid w:val="00691E10"/>
    <w:rsid w:val="00692541"/>
    <w:rsid w:val="006940FF"/>
    <w:rsid w:val="00694489"/>
    <w:rsid w:val="006945D4"/>
    <w:rsid w:val="00695D89"/>
    <w:rsid w:val="0069650D"/>
    <w:rsid w:val="0069723B"/>
    <w:rsid w:val="006A10DA"/>
    <w:rsid w:val="006A1A7F"/>
    <w:rsid w:val="006A4AA3"/>
    <w:rsid w:val="006B106F"/>
    <w:rsid w:val="006B1508"/>
    <w:rsid w:val="006B2206"/>
    <w:rsid w:val="006B707C"/>
    <w:rsid w:val="006C0627"/>
    <w:rsid w:val="006C32E8"/>
    <w:rsid w:val="006C3AB6"/>
    <w:rsid w:val="006C3B19"/>
    <w:rsid w:val="006C7CBD"/>
    <w:rsid w:val="006D02EE"/>
    <w:rsid w:val="006D03DE"/>
    <w:rsid w:val="006D0929"/>
    <w:rsid w:val="006D1D6A"/>
    <w:rsid w:val="006D24B8"/>
    <w:rsid w:val="006D3746"/>
    <w:rsid w:val="006D6750"/>
    <w:rsid w:val="006D7A89"/>
    <w:rsid w:val="006E18FB"/>
    <w:rsid w:val="006E199F"/>
    <w:rsid w:val="006E4731"/>
    <w:rsid w:val="006E4B65"/>
    <w:rsid w:val="006E5101"/>
    <w:rsid w:val="006E6B9E"/>
    <w:rsid w:val="006E73B7"/>
    <w:rsid w:val="006F0ECD"/>
    <w:rsid w:val="006F2DA9"/>
    <w:rsid w:val="006F317F"/>
    <w:rsid w:val="006F4944"/>
    <w:rsid w:val="006F4A6D"/>
    <w:rsid w:val="00700562"/>
    <w:rsid w:val="007006AA"/>
    <w:rsid w:val="00700E53"/>
    <w:rsid w:val="00702800"/>
    <w:rsid w:val="0070530F"/>
    <w:rsid w:val="00705821"/>
    <w:rsid w:val="00706C0A"/>
    <w:rsid w:val="00711B2E"/>
    <w:rsid w:val="00712803"/>
    <w:rsid w:val="00712FC5"/>
    <w:rsid w:val="007132F3"/>
    <w:rsid w:val="00713C06"/>
    <w:rsid w:val="007144A7"/>
    <w:rsid w:val="007151C5"/>
    <w:rsid w:val="00715786"/>
    <w:rsid w:val="00716B09"/>
    <w:rsid w:val="00717886"/>
    <w:rsid w:val="0072064E"/>
    <w:rsid w:val="007259E5"/>
    <w:rsid w:val="00726F1C"/>
    <w:rsid w:val="007279C4"/>
    <w:rsid w:val="007309BE"/>
    <w:rsid w:val="00731A80"/>
    <w:rsid w:val="0074289A"/>
    <w:rsid w:val="007433EA"/>
    <w:rsid w:val="007445B1"/>
    <w:rsid w:val="00746845"/>
    <w:rsid w:val="00750EA4"/>
    <w:rsid w:val="00753574"/>
    <w:rsid w:val="00753ABB"/>
    <w:rsid w:val="00756485"/>
    <w:rsid w:val="00756CED"/>
    <w:rsid w:val="0075705B"/>
    <w:rsid w:val="007577EF"/>
    <w:rsid w:val="00760AFB"/>
    <w:rsid w:val="00760CE3"/>
    <w:rsid w:val="007615E3"/>
    <w:rsid w:val="00761754"/>
    <w:rsid w:val="007633EA"/>
    <w:rsid w:val="00763439"/>
    <w:rsid w:val="007635E1"/>
    <w:rsid w:val="00763D4D"/>
    <w:rsid w:val="00765086"/>
    <w:rsid w:val="007705E0"/>
    <w:rsid w:val="007708D7"/>
    <w:rsid w:val="00772CA3"/>
    <w:rsid w:val="00773374"/>
    <w:rsid w:val="00774F41"/>
    <w:rsid w:val="00776CCC"/>
    <w:rsid w:val="00777011"/>
    <w:rsid w:val="00777066"/>
    <w:rsid w:val="00777839"/>
    <w:rsid w:val="00777EBE"/>
    <w:rsid w:val="00781AAD"/>
    <w:rsid w:val="00782B4D"/>
    <w:rsid w:val="0078424E"/>
    <w:rsid w:val="0078502E"/>
    <w:rsid w:val="00785A81"/>
    <w:rsid w:val="00786986"/>
    <w:rsid w:val="007872A7"/>
    <w:rsid w:val="00791FBD"/>
    <w:rsid w:val="0079211C"/>
    <w:rsid w:val="007A02AD"/>
    <w:rsid w:val="007A1643"/>
    <w:rsid w:val="007A683C"/>
    <w:rsid w:val="007B3FDF"/>
    <w:rsid w:val="007B6497"/>
    <w:rsid w:val="007B69F2"/>
    <w:rsid w:val="007B73A1"/>
    <w:rsid w:val="007C14E3"/>
    <w:rsid w:val="007C2565"/>
    <w:rsid w:val="007C309A"/>
    <w:rsid w:val="007C70E7"/>
    <w:rsid w:val="007D0A11"/>
    <w:rsid w:val="007D0B7D"/>
    <w:rsid w:val="007D1284"/>
    <w:rsid w:val="007D14B5"/>
    <w:rsid w:val="007D2C4E"/>
    <w:rsid w:val="007D2C54"/>
    <w:rsid w:val="007D3785"/>
    <w:rsid w:val="007D3892"/>
    <w:rsid w:val="007D3E7E"/>
    <w:rsid w:val="007D4555"/>
    <w:rsid w:val="007D53D7"/>
    <w:rsid w:val="007D614A"/>
    <w:rsid w:val="007D6629"/>
    <w:rsid w:val="007D7651"/>
    <w:rsid w:val="007E0C59"/>
    <w:rsid w:val="007E0D08"/>
    <w:rsid w:val="007E1EBF"/>
    <w:rsid w:val="007E3B02"/>
    <w:rsid w:val="007E4BEF"/>
    <w:rsid w:val="007E4F6E"/>
    <w:rsid w:val="007E61BA"/>
    <w:rsid w:val="007E65F8"/>
    <w:rsid w:val="007F295B"/>
    <w:rsid w:val="007F44B1"/>
    <w:rsid w:val="008023DA"/>
    <w:rsid w:val="008044D7"/>
    <w:rsid w:val="00810A2B"/>
    <w:rsid w:val="00812112"/>
    <w:rsid w:val="00812616"/>
    <w:rsid w:val="008156EB"/>
    <w:rsid w:val="00817750"/>
    <w:rsid w:val="00820D1F"/>
    <w:rsid w:val="00821F69"/>
    <w:rsid w:val="0082562A"/>
    <w:rsid w:val="00825F45"/>
    <w:rsid w:val="008267EC"/>
    <w:rsid w:val="008300FA"/>
    <w:rsid w:val="00830D1B"/>
    <w:rsid w:val="0083124B"/>
    <w:rsid w:val="008318E1"/>
    <w:rsid w:val="008369A7"/>
    <w:rsid w:val="00841AA7"/>
    <w:rsid w:val="008423B1"/>
    <w:rsid w:val="00844333"/>
    <w:rsid w:val="008461E7"/>
    <w:rsid w:val="00847458"/>
    <w:rsid w:val="00847A70"/>
    <w:rsid w:val="00847F57"/>
    <w:rsid w:val="0085226E"/>
    <w:rsid w:val="00852CE9"/>
    <w:rsid w:val="00853615"/>
    <w:rsid w:val="00854277"/>
    <w:rsid w:val="00854C10"/>
    <w:rsid w:val="008575DB"/>
    <w:rsid w:val="00857C16"/>
    <w:rsid w:val="00862A2B"/>
    <w:rsid w:val="00863136"/>
    <w:rsid w:val="00863377"/>
    <w:rsid w:val="00863C23"/>
    <w:rsid w:val="00864715"/>
    <w:rsid w:val="00865E34"/>
    <w:rsid w:val="0087014B"/>
    <w:rsid w:val="00870956"/>
    <w:rsid w:val="00871B8A"/>
    <w:rsid w:val="0087202F"/>
    <w:rsid w:val="008759A8"/>
    <w:rsid w:val="008769D9"/>
    <w:rsid w:val="00876FCF"/>
    <w:rsid w:val="00881679"/>
    <w:rsid w:val="00881A49"/>
    <w:rsid w:val="00884FB1"/>
    <w:rsid w:val="008851C9"/>
    <w:rsid w:val="0088658B"/>
    <w:rsid w:val="00887E4B"/>
    <w:rsid w:val="0089003F"/>
    <w:rsid w:val="00891FA4"/>
    <w:rsid w:val="00894143"/>
    <w:rsid w:val="008947E8"/>
    <w:rsid w:val="0089680B"/>
    <w:rsid w:val="008968B7"/>
    <w:rsid w:val="00897FFE"/>
    <w:rsid w:val="008A02B6"/>
    <w:rsid w:val="008A04C8"/>
    <w:rsid w:val="008A1A56"/>
    <w:rsid w:val="008A1D02"/>
    <w:rsid w:val="008A3661"/>
    <w:rsid w:val="008A3B9D"/>
    <w:rsid w:val="008A6495"/>
    <w:rsid w:val="008A799D"/>
    <w:rsid w:val="008B0BB4"/>
    <w:rsid w:val="008B0CFA"/>
    <w:rsid w:val="008B1A6B"/>
    <w:rsid w:val="008B35C4"/>
    <w:rsid w:val="008B3C45"/>
    <w:rsid w:val="008B5061"/>
    <w:rsid w:val="008C10AF"/>
    <w:rsid w:val="008C22A8"/>
    <w:rsid w:val="008C428F"/>
    <w:rsid w:val="008C4667"/>
    <w:rsid w:val="008C6710"/>
    <w:rsid w:val="008D02AD"/>
    <w:rsid w:val="008D0D6D"/>
    <w:rsid w:val="008D26B2"/>
    <w:rsid w:val="008D779B"/>
    <w:rsid w:val="008E0C6C"/>
    <w:rsid w:val="008E3274"/>
    <w:rsid w:val="008E3A28"/>
    <w:rsid w:val="008E3D58"/>
    <w:rsid w:val="008E673B"/>
    <w:rsid w:val="008E70FA"/>
    <w:rsid w:val="008E76A3"/>
    <w:rsid w:val="008F0A60"/>
    <w:rsid w:val="008F2C47"/>
    <w:rsid w:val="008F5128"/>
    <w:rsid w:val="008F7088"/>
    <w:rsid w:val="008F7469"/>
    <w:rsid w:val="0090067C"/>
    <w:rsid w:val="00900D15"/>
    <w:rsid w:val="00901020"/>
    <w:rsid w:val="009015C3"/>
    <w:rsid w:val="0090256F"/>
    <w:rsid w:val="00903E43"/>
    <w:rsid w:val="0090547D"/>
    <w:rsid w:val="009078D0"/>
    <w:rsid w:val="00911189"/>
    <w:rsid w:val="009117A1"/>
    <w:rsid w:val="00911C1C"/>
    <w:rsid w:val="00912050"/>
    <w:rsid w:val="00912364"/>
    <w:rsid w:val="00912BE6"/>
    <w:rsid w:val="00913363"/>
    <w:rsid w:val="009133C3"/>
    <w:rsid w:val="00913A78"/>
    <w:rsid w:val="00913C86"/>
    <w:rsid w:val="00913F62"/>
    <w:rsid w:val="009159E0"/>
    <w:rsid w:val="00920982"/>
    <w:rsid w:val="00924800"/>
    <w:rsid w:val="00926813"/>
    <w:rsid w:val="00927D40"/>
    <w:rsid w:val="00930897"/>
    <w:rsid w:val="0093138C"/>
    <w:rsid w:val="00932081"/>
    <w:rsid w:val="00933E18"/>
    <w:rsid w:val="009346D4"/>
    <w:rsid w:val="0093524E"/>
    <w:rsid w:val="00940A56"/>
    <w:rsid w:val="0094153B"/>
    <w:rsid w:val="009418E5"/>
    <w:rsid w:val="00942649"/>
    <w:rsid w:val="0095074F"/>
    <w:rsid w:val="009509F4"/>
    <w:rsid w:val="00951C85"/>
    <w:rsid w:val="00951D98"/>
    <w:rsid w:val="009602C9"/>
    <w:rsid w:val="00960D3D"/>
    <w:rsid w:val="00962BAC"/>
    <w:rsid w:val="009637F1"/>
    <w:rsid w:val="009645B7"/>
    <w:rsid w:val="0096461D"/>
    <w:rsid w:val="00964E96"/>
    <w:rsid w:val="00966C0F"/>
    <w:rsid w:val="00971484"/>
    <w:rsid w:val="00972855"/>
    <w:rsid w:val="00973604"/>
    <w:rsid w:val="0097397F"/>
    <w:rsid w:val="00974E9C"/>
    <w:rsid w:val="0097615B"/>
    <w:rsid w:val="009765B5"/>
    <w:rsid w:val="00977415"/>
    <w:rsid w:val="00977F49"/>
    <w:rsid w:val="00980C2E"/>
    <w:rsid w:val="009814AB"/>
    <w:rsid w:val="009841F0"/>
    <w:rsid w:val="00987E79"/>
    <w:rsid w:val="0099041A"/>
    <w:rsid w:val="00992091"/>
    <w:rsid w:val="0099392E"/>
    <w:rsid w:val="00993F5D"/>
    <w:rsid w:val="0099545E"/>
    <w:rsid w:val="00995CDB"/>
    <w:rsid w:val="009961C0"/>
    <w:rsid w:val="009A1374"/>
    <w:rsid w:val="009A2E39"/>
    <w:rsid w:val="009A3224"/>
    <w:rsid w:val="009A369B"/>
    <w:rsid w:val="009A4F3D"/>
    <w:rsid w:val="009A56EE"/>
    <w:rsid w:val="009A6262"/>
    <w:rsid w:val="009A69BB"/>
    <w:rsid w:val="009B2738"/>
    <w:rsid w:val="009B2C22"/>
    <w:rsid w:val="009B528B"/>
    <w:rsid w:val="009B7FAA"/>
    <w:rsid w:val="009C0683"/>
    <w:rsid w:val="009C40D9"/>
    <w:rsid w:val="009C5B99"/>
    <w:rsid w:val="009C5E59"/>
    <w:rsid w:val="009C6B85"/>
    <w:rsid w:val="009C7719"/>
    <w:rsid w:val="009C7B1B"/>
    <w:rsid w:val="009D000F"/>
    <w:rsid w:val="009D01F5"/>
    <w:rsid w:val="009D07A0"/>
    <w:rsid w:val="009D1CB8"/>
    <w:rsid w:val="009D2505"/>
    <w:rsid w:val="009D2651"/>
    <w:rsid w:val="009D44EB"/>
    <w:rsid w:val="009D5A3F"/>
    <w:rsid w:val="009D6840"/>
    <w:rsid w:val="009E0F48"/>
    <w:rsid w:val="009E24E5"/>
    <w:rsid w:val="009E313C"/>
    <w:rsid w:val="009E40D7"/>
    <w:rsid w:val="009E478A"/>
    <w:rsid w:val="009E4D26"/>
    <w:rsid w:val="009E4F6D"/>
    <w:rsid w:val="009F0350"/>
    <w:rsid w:val="009F43E1"/>
    <w:rsid w:val="009F4A10"/>
    <w:rsid w:val="009F4C14"/>
    <w:rsid w:val="009F4DCE"/>
    <w:rsid w:val="009F4F69"/>
    <w:rsid w:val="009F5C7A"/>
    <w:rsid w:val="009F6E8D"/>
    <w:rsid w:val="009F7502"/>
    <w:rsid w:val="009F7638"/>
    <w:rsid w:val="00A01403"/>
    <w:rsid w:val="00A02E77"/>
    <w:rsid w:val="00A0323F"/>
    <w:rsid w:val="00A0388D"/>
    <w:rsid w:val="00A07B1A"/>
    <w:rsid w:val="00A115A3"/>
    <w:rsid w:val="00A12D45"/>
    <w:rsid w:val="00A13234"/>
    <w:rsid w:val="00A14BE0"/>
    <w:rsid w:val="00A16BD4"/>
    <w:rsid w:val="00A176AE"/>
    <w:rsid w:val="00A2042C"/>
    <w:rsid w:val="00A21109"/>
    <w:rsid w:val="00A23431"/>
    <w:rsid w:val="00A24F04"/>
    <w:rsid w:val="00A25936"/>
    <w:rsid w:val="00A25A19"/>
    <w:rsid w:val="00A27D5D"/>
    <w:rsid w:val="00A300A5"/>
    <w:rsid w:val="00A32B5B"/>
    <w:rsid w:val="00A33BE6"/>
    <w:rsid w:val="00A33CCF"/>
    <w:rsid w:val="00A34C11"/>
    <w:rsid w:val="00A40FEC"/>
    <w:rsid w:val="00A430C0"/>
    <w:rsid w:val="00A453B6"/>
    <w:rsid w:val="00A470DF"/>
    <w:rsid w:val="00A477C3"/>
    <w:rsid w:val="00A5016B"/>
    <w:rsid w:val="00A51664"/>
    <w:rsid w:val="00A5323A"/>
    <w:rsid w:val="00A53D4D"/>
    <w:rsid w:val="00A55014"/>
    <w:rsid w:val="00A555CD"/>
    <w:rsid w:val="00A55B94"/>
    <w:rsid w:val="00A562B8"/>
    <w:rsid w:val="00A57154"/>
    <w:rsid w:val="00A5718A"/>
    <w:rsid w:val="00A603A4"/>
    <w:rsid w:val="00A614A6"/>
    <w:rsid w:val="00A61D5D"/>
    <w:rsid w:val="00A636F8"/>
    <w:rsid w:val="00A6516E"/>
    <w:rsid w:val="00A67438"/>
    <w:rsid w:val="00A7049B"/>
    <w:rsid w:val="00A71A3F"/>
    <w:rsid w:val="00A72AC3"/>
    <w:rsid w:val="00A742C1"/>
    <w:rsid w:val="00A76201"/>
    <w:rsid w:val="00A77446"/>
    <w:rsid w:val="00A8084B"/>
    <w:rsid w:val="00A82644"/>
    <w:rsid w:val="00A83328"/>
    <w:rsid w:val="00A83ED4"/>
    <w:rsid w:val="00A8575F"/>
    <w:rsid w:val="00A8764D"/>
    <w:rsid w:val="00A90B45"/>
    <w:rsid w:val="00A90CDA"/>
    <w:rsid w:val="00A9105E"/>
    <w:rsid w:val="00A9195A"/>
    <w:rsid w:val="00A94735"/>
    <w:rsid w:val="00A953ED"/>
    <w:rsid w:val="00A957DE"/>
    <w:rsid w:val="00A96D3F"/>
    <w:rsid w:val="00A972E9"/>
    <w:rsid w:val="00A97B9F"/>
    <w:rsid w:val="00AA1949"/>
    <w:rsid w:val="00AA20F7"/>
    <w:rsid w:val="00AA262C"/>
    <w:rsid w:val="00AB08BF"/>
    <w:rsid w:val="00AB1641"/>
    <w:rsid w:val="00AB21D7"/>
    <w:rsid w:val="00AB5376"/>
    <w:rsid w:val="00AB5A95"/>
    <w:rsid w:val="00AB776A"/>
    <w:rsid w:val="00AB7EAA"/>
    <w:rsid w:val="00AC0312"/>
    <w:rsid w:val="00AC03C9"/>
    <w:rsid w:val="00AC23E1"/>
    <w:rsid w:val="00AC5193"/>
    <w:rsid w:val="00AC59ED"/>
    <w:rsid w:val="00AC73E8"/>
    <w:rsid w:val="00AD0A44"/>
    <w:rsid w:val="00AD1353"/>
    <w:rsid w:val="00AD5178"/>
    <w:rsid w:val="00AD537B"/>
    <w:rsid w:val="00AD56E4"/>
    <w:rsid w:val="00AD7165"/>
    <w:rsid w:val="00AE22B8"/>
    <w:rsid w:val="00AE2E45"/>
    <w:rsid w:val="00AE3EC8"/>
    <w:rsid w:val="00AE7C8D"/>
    <w:rsid w:val="00AF140E"/>
    <w:rsid w:val="00AF173E"/>
    <w:rsid w:val="00AF33E9"/>
    <w:rsid w:val="00AF449E"/>
    <w:rsid w:val="00AF45DA"/>
    <w:rsid w:val="00AF47AD"/>
    <w:rsid w:val="00AF4B4A"/>
    <w:rsid w:val="00B005E0"/>
    <w:rsid w:val="00B0295A"/>
    <w:rsid w:val="00B03EB5"/>
    <w:rsid w:val="00B0459C"/>
    <w:rsid w:val="00B04A22"/>
    <w:rsid w:val="00B04BFD"/>
    <w:rsid w:val="00B102F7"/>
    <w:rsid w:val="00B13838"/>
    <w:rsid w:val="00B149FF"/>
    <w:rsid w:val="00B14EFE"/>
    <w:rsid w:val="00B151CC"/>
    <w:rsid w:val="00B15E3D"/>
    <w:rsid w:val="00B1687C"/>
    <w:rsid w:val="00B179DF"/>
    <w:rsid w:val="00B2022C"/>
    <w:rsid w:val="00B2038C"/>
    <w:rsid w:val="00B2081C"/>
    <w:rsid w:val="00B21BAC"/>
    <w:rsid w:val="00B226DB"/>
    <w:rsid w:val="00B24C23"/>
    <w:rsid w:val="00B24E0E"/>
    <w:rsid w:val="00B258EF"/>
    <w:rsid w:val="00B27248"/>
    <w:rsid w:val="00B2762D"/>
    <w:rsid w:val="00B3115C"/>
    <w:rsid w:val="00B33DDE"/>
    <w:rsid w:val="00B352F1"/>
    <w:rsid w:val="00B35701"/>
    <w:rsid w:val="00B36E90"/>
    <w:rsid w:val="00B37CC2"/>
    <w:rsid w:val="00B40160"/>
    <w:rsid w:val="00B40CAF"/>
    <w:rsid w:val="00B425B8"/>
    <w:rsid w:val="00B44498"/>
    <w:rsid w:val="00B45109"/>
    <w:rsid w:val="00B50AE9"/>
    <w:rsid w:val="00B51B7D"/>
    <w:rsid w:val="00B542D9"/>
    <w:rsid w:val="00B566A5"/>
    <w:rsid w:val="00B567AC"/>
    <w:rsid w:val="00B56C6F"/>
    <w:rsid w:val="00B575AD"/>
    <w:rsid w:val="00B57C4D"/>
    <w:rsid w:val="00B60541"/>
    <w:rsid w:val="00B61639"/>
    <w:rsid w:val="00B64641"/>
    <w:rsid w:val="00B708E6"/>
    <w:rsid w:val="00B7099D"/>
    <w:rsid w:val="00B71E03"/>
    <w:rsid w:val="00B77C25"/>
    <w:rsid w:val="00B80484"/>
    <w:rsid w:val="00B81A05"/>
    <w:rsid w:val="00B84497"/>
    <w:rsid w:val="00B850A2"/>
    <w:rsid w:val="00B867F7"/>
    <w:rsid w:val="00B91672"/>
    <w:rsid w:val="00B916F5"/>
    <w:rsid w:val="00B92BD7"/>
    <w:rsid w:val="00B93CD4"/>
    <w:rsid w:val="00B93EEA"/>
    <w:rsid w:val="00B94792"/>
    <w:rsid w:val="00B94D02"/>
    <w:rsid w:val="00B95D79"/>
    <w:rsid w:val="00B961B5"/>
    <w:rsid w:val="00B967E8"/>
    <w:rsid w:val="00B96C22"/>
    <w:rsid w:val="00BA0FDE"/>
    <w:rsid w:val="00BA26F0"/>
    <w:rsid w:val="00BA3290"/>
    <w:rsid w:val="00BA392C"/>
    <w:rsid w:val="00BA5DB4"/>
    <w:rsid w:val="00BA6764"/>
    <w:rsid w:val="00BA696E"/>
    <w:rsid w:val="00BA6D7A"/>
    <w:rsid w:val="00BA6DA8"/>
    <w:rsid w:val="00BB1101"/>
    <w:rsid w:val="00BB6478"/>
    <w:rsid w:val="00BB6B8C"/>
    <w:rsid w:val="00BB6D56"/>
    <w:rsid w:val="00BC06AB"/>
    <w:rsid w:val="00BC1240"/>
    <w:rsid w:val="00BC2282"/>
    <w:rsid w:val="00BC4074"/>
    <w:rsid w:val="00BC41E5"/>
    <w:rsid w:val="00BC6BD8"/>
    <w:rsid w:val="00BC757C"/>
    <w:rsid w:val="00BC7B72"/>
    <w:rsid w:val="00BD051B"/>
    <w:rsid w:val="00BD163A"/>
    <w:rsid w:val="00BD4267"/>
    <w:rsid w:val="00BD7FBD"/>
    <w:rsid w:val="00BE1AF0"/>
    <w:rsid w:val="00BE2BEB"/>
    <w:rsid w:val="00BE3021"/>
    <w:rsid w:val="00BE3C72"/>
    <w:rsid w:val="00BE3E04"/>
    <w:rsid w:val="00BE4066"/>
    <w:rsid w:val="00BE445F"/>
    <w:rsid w:val="00BE5976"/>
    <w:rsid w:val="00BE5EAC"/>
    <w:rsid w:val="00BE7924"/>
    <w:rsid w:val="00BE794A"/>
    <w:rsid w:val="00BE7E33"/>
    <w:rsid w:val="00BF055D"/>
    <w:rsid w:val="00BF222C"/>
    <w:rsid w:val="00BF40BE"/>
    <w:rsid w:val="00BF41D5"/>
    <w:rsid w:val="00BF54AA"/>
    <w:rsid w:val="00BF5D85"/>
    <w:rsid w:val="00C027EA"/>
    <w:rsid w:val="00C032E9"/>
    <w:rsid w:val="00C05122"/>
    <w:rsid w:val="00C0526E"/>
    <w:rsid w:val="00C05544"/>
    <w:rsid w:val="00C127DA"/>
    <w:rsid w:val="00C15732"/>
    <w:rsid w:val="00C16599"/>
    <w:rsid w:val="00C17622"/>
    <w:rsid w:val="00C179A8"/>
    <w:rsid w:val="00C20979"/>
    <w:rsid w:val="00C21355"/>
    <w:rsid w:val="00C21496"/>
    <w:rsid w:val="00C23411"/>
    <w:rsid w:val="00C26AB9"/>
    <w:rsid w:val="00C2730F"/>
    <w:rsid w:val="00C32D87"/>
    <w:rsid w:val="00C34EC6"/>
    <w:rsid w:val="00C354D3"/>
    <w:rsid w:val="00C3644B"/>
    <w:rsid w:val="00C3676B"/>
    <w:rsid w:val="00C41636"/>
    <w:rsid w:val="00C44963"/>
    <w:rsid w:val="00C454F5"/>
    <w:rsid w:val="00C458CB"/>
    <w:rsid w:val="00C4705D"/>
    <w:rsid w:val="00C47205"/>
    <w:rsid w:val="00C477A7"/>
    <w:rsid w:val="00C50D3C"/>
    <w:rsid w:val="00C51FE1"/>
    <w:rsid w:val="00C52FFE"/>
    <w:rsid w:val="00C53D1E"/>
    <w:rsid w:val="00C55BE7"/>
    <w:rsid w:val="00C55F54"/>
    <w:rsid w:val="00C56CCB"/>
    <w:rsid w:val="00C62D54"/>
    <w:rsid w:val="00C6737A"/>
    <w:rsid w:val="00C70DDE"/>
    <w:rsid w:val="00C7394D"/>
    <w:rsid w:val="00C7512D"/>
    <w:rsid w:val="00C76719"/>
    <w:rsid w:val="00C80CC0"/>
    <w:rsid w:val="00C81010"/>
    <w:rsid w:val="00C81A08"/>
    <w:rsid w:val="00C82C29"/>
    <w:rsid w:val="00C82CCA"/>
    <w:rsid w:val="00C83830"/>
    <w:rsid w:val="00C839BE"/>
    <w:rsid w:val="00C83FCD"/>
    <w:rsid w:val="00C840CF"/>
    <w:rsid w:val="00C841BB"/>
    <w:rsid w:val="00C85A3A"/>
    <w:rsid w:val="00C8763F"/>
    <w:rsid w:val="00C87729"/>
    <w:rsid w:val="00C911BD"/>
    <w:rsid w:val="00C93B80"/>
    <w:rsid w:val="00C93D63"/>
    <w:rsid w:val="00C94626"/>
    <w:rsid w:val="00CA206F"/>
    <w:rsid w:val="00CA20F2"/>
    <w:rsid w:val="00CA4ED6"/>
    <w:rsid w:val="00CA506D"/>
    <w:rsid w:val="00CA5B80"/>
    <w:rsid w:val="00CA635B"/>
    <w:rsid w:val="00CA657C"/>
    <w:rsid w:val="00CA6CAC"/>
    <w:rsid w:val="00CB0653"/>
    <w:rsid w:val="00CB294D"/>
    <w:rsid w:val="00CB2C8C"/>
    <w:rsid w:val="00CB3738"/>
    <w:rsid w:val="00CB634C"/>
    <w:rsid w:val="00CC075C"/>
    <w:rsid w:val="00CC0E12"/>
    <w:rsid w:val="00CC1DC2"/>
    <w:rsid w:val="00CC4511"/>
    <w:rsid w:val="00CC484A"/>
    <w:rsid w:val="00CC56E8"/>
    <w:rsid w:val="00CD172B"/>
    <w:rsid w:val="00CD25E1"/>
    <w:rsid w:val="00CD3DC6"/>
    <w:rsid w:val="00CD52C5"/>
    <w:rsid w:val="00CE0A17"/>
    <w:rsid w:val="00CE13AB"/>
    <w:rsid w:val="00CE2171"/>
    <w:rsid w:val="00CE2396"/>
    <w:rsid w:val="00CE386D"/>
    <w:rsid w:val="00CE3AF4"/>
    <w:rsid w:val="00CE727E"/>
    <w:rsid w:val="00CE7F75"/>
    <w:rsid w:val="00CF0BDD"/>
    <w:rsid w:val="00CF0E10"/>
    <w:rsid w:val="00CF19B6"/>
    <w:rsid w:val="00CF2199"/>
    <w:rsid w:val="00CF2C88"/>
    <w:rsid w:val="00CF3271"/>
    <w:rsid w:val="00CF3C17"/>
    <w:rsid w:val="00CF51C4"/>
    <w:rsid w:val="00CF527F"/>
    <w:rsid w:val="00CF772F"/>
    <w:rsid w:val="00D00AA3"/>
    <w:rsid w:val="00D03371"/>
    <w:rsid w:val="00D069E1"/>
    <w:rsid w:val="00D076A7"/>
    <w:rsid w:val="00D10FED"/>
    <w:rsid w:val="00D11E45"/>
    <w:rsid w:val="00D128AA"/>
    <w:rsid w:val="00D15B6C"/>
    <w:rsid w:val="00D165C3"/>
    <w:rsid w:val="00D20C00"/>
    <w:rsid w:val="00D22121"/>
    <w:rsid w:val="00D23850"/>
    <w:rsid w:val="00D23F14"/>
    <w:rsid w:val="00D25BB8"/>
    <w:rsid w:val="00D26E4C"/>
    <w:rsid w:val="00D27732"/>
    <w:rsid w:val="00D321EB"/>
    <w:rsid w:val="00D33286"/>
    <w:rsid w:val="00D336AE"/>
    <w:rsid w:val="00D3374B"/>
    <w:rsid w:val="00D34C10"/>
    <w:rsid w:val="00D3649F"/>
    <w:rsid w:val="00D36C52"/>
    <w:rsid w:val="00D37220"/>
    <w:rsid w:val="00D37B9D"/>
    <w:rsid w:val="00D4026F"/>
    <w:rsid w:val="00D40AE0"/>
    <w:rsid w:val="00D414FD"/>
    <w:rsid w:val="00D435B3"/>
    <w:rsid w:val="00D44229"/>
    <w:rsid w:val="00D45B7B"/>
    <w:rsid w:val="00D46572"/>
    <w:rsid w:val="00D47DDD"/>
    <w:rsid w:val="00D50220"/>
    <w:rsid w:val="00D50AC9"/>
    <w:rsid w:val="00D5125E"/>
    <w:rsid w:val="00D53351"/>
    <w:rsid w:val="00D5338F"/>
    <w:rsid w:val="00D535F4"/>
    <w:rsid w:val="00D54664"/>
    <w:rsid w:val="00D55AF0"/>
    <w:rsid w:val="00D565C2"/>
    <w:rsid w:val="00D56A21"/>
    <w:rsid w:val="00D57151"/>
    <w:rsid w:val="00D60E01"/>
    <w:rsid w:val="00D6302A"/>
    <w:rsid w:val="00D652E2"/>
    <w:rsid w:val="00D6699E"/>
    <w:rsid w:val="00D672CA"/>
    <w:rsid w:val="00D718FC"/>
    <w:rsid w:val="00D725D3"/>
    <w:rsid w:val="00D742FF"/>
    <w:rsid w:val="00D761D4"/>
    <w:rsid w:val="00D810DF"/>
    <w:rsid w:val="00D81678"/>
    <w:rsid w:val="00D83AFC"/>
    <w:rsid w:val="00D87057"/>
    <w:rsid w:val="00D87787"/>
    <w:rsid w:val="00D9042C"/>
    <w:rsid w:val="00D931FB"/>
    <w:rsid w:val="00D95F0D"/>
    <w:rsid w:val="00DA0467"/>
    <w:rsid w:val="00DA0D90"/>
    <w:rsid w:val="00DA1E0B"/>
    <w:rsid w:val="00DA25E3"/>
    <w:rsid w:val="00DB3F40"/>
    <w:rsid w:val="00DB501E"/>
    <w:rsid w:val="00DB5553"/>
    <w:rsid w:val="00DC06D0"/>
    <w:rsid w:val="00DC08E0"/>
    <w:rsid w:val="00DC255F"/>
    <w:rsid w:val="00DC2760"/>
    <w:rsid w:val="00DC2A2C"/>
    <w:rsid w:val="00DC356E"/>
    <w:rsid w:val="00DC40DD"/>
    <w:rsid w:val="00DC5048"/>
    <w:rsid w:val="00DC5DA5"/>
    <w:rsid w:val="00DC605A"/>
    <w:rsid w:val="00DD3997"/>
    <w:rsid w:val="00DD3C4B"/>
    <w:rsid w:val="00DD51A5"/>
    <w:rsid w:val="00DD5FDD"/>
    <w:rsid w:val="00DD7EEC"/>
    <w:rsid w:val="00DE1373"/>
    <w:rsid w:val="00DE19F3"/>
    <w:rsid w:val="00DE42EB"/>
    <w:rsid w:val="00DE59E2"/>
    <w:rsid w:val="00DE6E1D"/>
    <w:rsid w:val="00DF0F8C"/>
    <w:rsid w:val="00DF28EA"/>
    <w:rsid w:val="00DF3383"/>
    <w:rsid w:val="00DF5750"/>
    <w:rsid w:val="00DF5BE3"/>
    <w:rsid w:val="00DF7511"/>
    <w:rsid w:val="00E009D8"/>
    <w:rsid w:val="00E0155D"/>
    <w:rsid w:val="00E0188F"/>
    <w:rsid w:val="00E01B43"/>
    <w:rsid w:val="00E029A1"/>
    <w:rsid w:val="00E02A48"/>
    <w:rsid w:val="00E052A1"/>
    <w:rsid w:val="00E06514"/>
    <w:rsid w:val="00E07A36"/>
    <w:rsid w:val="00E11095"/>
    <w:rsid w:val="00E11EAC"/>
    <w:rsid w:val="00E13B78"/>
    <w:rsid w:val="00E13B7C"/>
    <w:rsid w:val="00E13EBC"/>
    <w:rsid w:val="00E147F9"/>
    <w:rsid w:val="00E1779B"/>
    <w:rsid w:val="00E17A79"/>
    <w:rsid w:val="00E20E2D"/>
    <w:rsid w:val="00E21B20"/>
    <w:rsid w:val="00E2223B"/>
    <w:rsid w:val="00E26222"/>
    <w:rsid w:val="00E26592"/>
    <w:rsid w:val="00E26BE1"/>
    <w:rsid w:val="00E30B0D"/>
    <w:rsid w:val="00E32F44"/>
    <w:rsid w:val="00E349B1"/>
    <w:rsid w:val="00E36F70"/>
    <w:rsid w:val="00E375D7"/>
    <w:rsid w:val="00E37C8C"/>
    <w:rsid w:val="00E43C76"/>
    <w:rsid w:val="00E44B0F"/>
    <w:rsid w:val="00E45D1E"/>
    <w:rsid w:val="00E46484"/>
    <w:rsid w:val="00E4790A"/>
    <w:rsid w:val="00E50608"/>
    <w:rsid w:val="00E5094A"/>
    <w:rsid w:val="00E51959"/>
    <w:rsid w:val="00E526B3"/>
    <w:rsid w:val="00E52757"/>
    <w:rsid w:val="00E54151"/>
    <w:rsid w:val="00E541D8"/>
    <w:rsid w:val="00E607CA"/>
    <w:rsid w:val="00E61992"/>
    <w:rsid w:val="00E64861"/>
    <w:rsid w:val="00E65467"/>
    <w:rsid w:val="00E6577B"/>
    <w:rsid w:val="00E706F5"/>
    <w:rsid w:val="00E713D9"/>
    <w:rsid w:val="00E71D44"/>
    <w:rsid w:val="00E7442A"/>
    <w:rsid w:val="00E76BA5"/>
    <w:rsid w:val="00E8017A"/>
    <w:rsid w:val="00E807CD"/>
    <w:rsid w:val="00E80CC6"/>
    <w:rsid w:val="00E81C7C"/>
    <w:rsid w:val="00E828AE"/>
    <w:rsid w:val="00E82978"/>
    <w:rsid w:val="00E83040"/>
    <w:rsid w:val="00E83984"/>
    <w:rsid w:val="00E83C65"/>
    <w:rsid w:val="00E84E9C"/>
    <w:rsid w:val="00E86302"/>
    <w:rsid w:val="00E91CF1"/>
    <w:rsid w:val="00E93E21"/>
    <w:rsid w:val="00E93FE1"/>
    <w:rsid w:val="00E94163"/>
    <w:rsid w:val="00E94E56"/>
    <w:rsid w:val="00E961B8"/>
    <w:rsid w:val="00E9797E"/>
    <w:rsid w:val="00EA0991"/>
    <w:rsid w:val="00EA1F84"/>
    <w:rsid w:val="00EA332A"/>
    <w:rsid w:val="00EA3A57"/>
    <w:rsid w:val="00EB24A3"/>
    <w:rsid w:val="00EB39D6"/>
    <w:rsid w:val="00EB48FF"/>
    <w:rsid w:val="00EB7A15"/>
    <w:rsid w:val="00EC0F7D"/>
    <w:rsid w:val="00EC1D9C"/>
    <w:rsid w:val="00EC3727"/>
    <w:rsid w:val="00EC4939"/>
    <w:rsid w:val="00EC61BE"/>
    <w:rsid w:val="00EC7ABB"/>
    <w:rsid w:val="00ED01CD"/>
    <w:rsid w:val="00ED2604"/>
    <w:rsid w:val="00ED3E80"/>
    <w:rsid w:val="00ED43F1"/>
    <w:rsid w:val="00ED50FE"/>
    <w:rsid w:val="00ED6ABC"/>
    <w:rsid w:val="00EE12B0"/>
    <w:rsid w:val="00EE18D9"/>
    <w:rsid w:val="00EE2B9C"/>
    <w:rsid w:val="00EF15DA"/>
    <w:rsid w:val="00EF1B19"/>
    <w:rsid w:val="00EF3040"/>
    <w:rsid w:val="00EF347A"/>
    <w:rsid w:val="00EF3497"/>
    <w:rsid w:val="00EF38D3"/>
    <w:rsid w:val="00EF4D55"/>
    <w:rsid w:val="00EF5693"/>
    <w:rsid w:val="00EF65C8"/>
    <w:rsid w:val="00EF6F48"/>
    <w:rsid w:val="00F01C98"/>
    <w:rsid w:val="00F01F1D"/>
    <w:rsid w:val="00F03EBD"/>
    <w:rsid w:val="00F040EC"/>
    <w:rsid w:val="00F04809"/>
    <w:rsid w:val="00F04EC7"/>
    <w:rsid w:val="00F06435"/>
    <w:rsid w:val="00F1090C"/>
    <w:rsid w:val="00F10B94"/>
    <w:rsid w:val="00F11792"/>
    <w:rsid w:val="00F12E61"/>
    <w:rsid w:val="00F15083"/>
    <w:rsid w:val="00F151EA"/>
    <w:rsid w:val="00F15696"/>
    <w:rsid w:val="00F15D0C"/>
    <w:rsid w:val="00F16889"/>
    <w:rsid w:val="00F16F4C"/>
    <w:rsid w:val="00F210E4"/>
    <w:rsid w:val="00F21A6F"/>
    <w:rsid w:val="00F21C27"/>
    <w:rsid w:val="00F22779"/>
    <w:rsid w:val="00F227F6"/>
    <w:rsid w:val="00F30E53"/>
    <w:rsid w:val="00F30F3A"/>
    <w:rsid w:val="00F3136C"/>
    <w:rsid w:val="00F31ACF"/>
    <w:rsid w:val="00F31B39"/>
    <w:rsid w:val="00F334B6"/>
    <w:rsid w:val="00F343B8"/>
    <w:rsid w:val="00F4044E"/>
    <w:rsid w:val="00F409A8"/>
    <w:rsid w:val="00F418FB"/>
    <w:rsid w:val="00F430D3"/>
    <w:rsid w:val="00F467C3"/>
    <w:rsid w:val="00F50A9D"/>
    <w:rsid w:val="00F50B01"/>
    <w:rsid w:val="00F52965"/>
    <w:rsid w:val="00F5467F"/>
    <w:rsid w:val="00F55649"/>
    <w:rsid w:val="00F57E02"/>
    <w:rsid w:val="00F606CB"/>
    <w:rsid w:val="00F60FDF"/>
    <w:rsid w:val="00F66075"/>
    <w:rsid w:val="00F67327"/>
    <w:rsid w:val="00F71773"/>
    <w:rsid w:val="00F73240"/>
    <w:rsid w:val="00F769BC"/>
    <w:rsid w:val="00F805BA"/>
    <w:rsid w:val="00F80D64"/>
    <w:rsid w:val="00F81AE3"/>
    <w:rsid w:val="00F82CDE"/>
    <w:rsid w:val="00F83C4A"/>
    <w:rsid w:val="00F84A37"/>
    <w:rsid w:val="00F84D4A"/>
    <w:rsid w:val="00F87616"/>
    <w:rsid w:val="00F90489"/>
    <w:rsid w:val="00F938AB"/>
    <w:rsid w:val="00F94351"/>
    <w:rsid w:val="00F94994"/>
    <w:rsid w:val="00F96AE3"/>
    <w:rsid w:val="00F9766F"/>
    <w:rsid w:val="00F97875"/>
    <w:rsid w:val="00F97BA1"/>
    <w:rsid w:val="00F97C0A"/>
    <w:rsid w:val="00FA12FB"/>
    <w:rsid w:val="00FA19B9"/>
    <w:rsid w:val="00FA4C2F"/>
    <w:rsid w:val="00FA64C4"/>
    <w:rsid w:val="00FA769F"/>
    <w:rsid w:val="00FB2902"/>
    <w:rsid w:val="00FB2B13"/>
    <w:rsid w:val="00FB4903"/>
    <w:rsid w:val="00FB53D4"/>
    <w:rsid w:val="00FB55A4"/>
    <w:rsid w:val="00FB59A7"/>
    <w:rsid w:val="00FB7D21"/>
    <w:rsid w:val="00FC08FD"/>
    <w:rsid w:val="00FC0CBE"/>
    <w:rsid w:val="00FC102B"/>
    <w:rsid w:val="00FC2035"/>
    <w:rsid w:val="00FC391A"/>
    <w:rsid w:val="00FC3AE6"/>
    <w:rsid w:val="00FC4066"/>
    <w:rsid w:val="00FC4E4A"/>
    <w:rsid w:val="00FC5053"/>
    <w:rsid w:val="00FC5B76"/>
    <w:rsid w:val="00FC6626"/>
    <w:rsid w:val="00FC7481"/>
    <w:rsid w:val="00FD1FB0"/>
    <w:rsid w:val="00FD2FD7"/>
    <w:rsid w:val="00FD4FF3"/>
    <w:rsid w:val="00FD79C3"/>
    <w:rsid w:val="00FE13AC"/>
    <w:rsid w:val="00FE3428"/>
    <w:rsid w:val="00FE4BCB"/>
    <w:rsid w:val="00FE590F"/>
    <w:rsid w:val="00FE5D2E"/>
    <w:rsid w:val="00FE6623"/>
    <w:rsid w:val="00FF0A3D"/>
    <w:rsid w:val="00FF3922"/>
    <w:rsid w:val="00FF3C4B"/>
    <w:rsid w:val="00FF62C5"/>
    <w:rsid w:val="00FF6F52"/>
    <w:rsid w:val="00FF736B"/>
    <w:rsid w:val="00FF7E4B"/>
    <w:rsid w:val="03284147"/>
    <w:rsid w:val="156F10D7"/>
    <w:rsid w:val="219C0220"/>
    <w:rsid w:val="32880875"/>
    <w:rsid w:val="7DBA0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A18059"/>
  <w15:chartTrackingRefBased/>
  <w15:docId w15:val="{33FD6010-779C-40E5-B95D-78586DEDE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footer" w:uiPriority="99"/>
    <w:lsdException w:name="caption" w:semiHidden="1" w:unhideWhenUsed="1" w:qFormat="1"/>
    <w:lsdException w:name="annotation reference" w:uiPriority="99" w:qFormat="1"/>
    <w:lsdException w:name="Title"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3">
    <w:name w:val="heading 3"/>
    <w:basedOn w:val="a"/>
    <w:next w:val="a"/>
    <w:qFormat/>
    <w:pPr>
      <w:keepNext/>
      <w:jc w:val="left"/>
      <w:outlineLvl w:val="2"/>
    </w:pPr>
    <w:rPr>
      <w:rFonts w:eastAsia="PMingLiU"/>
      <w:b/>
      <w:bCs/>
      <w:sz w:val="24"/>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0"/>
    <w:uiPriority w:val="99"/>
    <w:qFormat/>
    <w:pPr>
      <w:jc w:val="left"/>
    </w:pPr>
  </w:style>
  <w:style w:type="character" w:customStyle="1" w:styleId="10">
    <w:name w:val="批注文字 字符1"/>
    <w:link w:val="a3"/>
    <w:rPr>
      <w:kern w:val="2"/>
      <w:sz w:val="21"/>
      <w:szCs w:val="24"/>
    </w:rPr>
  </w:style>
  <w:style w:type="paragraph" w:styleId="a4">
    <w:name w:val="Body Text"/>
    <w:basedOn w:val="a"/>
    <w:pPr>
      <w:jc w:val="left"/>
    </w:pPr>
    <w:rPr>
      <w:rFonts w:eastAsia="PMingLiU"/>
      <w:b/>
      <w:bCs/>
      <w:sz w:val="24"/>
      <w:lang w:eastAsia="zh-TW"/>
    </w:rPr>
  </w:style>
  <w:style w:type="paragraph" w:styleId="a5">
    <w:name w:val="Balloon Text"/>
    <w:basedOn w:val="a"/>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link w:val="a6"/>
    <w:uiPriority w:val="99"/>
    <w:rPr>
      <w:kern w:val="2"/>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Normal (Web)"/>
    <w:basedOn w:val="a"/>
    <w:unhideWhenUsed/>
    <w:qFormat/>
    <w:pPr>
      <w:widowControl/>
      <w:spacing w:before="100" w:beforeAutospacing="1" w:after="100" w:afterAutospacing="1"/>
      <w:jc w:val="left"/>
    </w:pPr>
    <w:rPr>
      <w:rFonts w:ascii="宋体" w:hAnsi="宋体" w:cs="宋体"/>
      <w:kern w:val="0"/>
      <w:sz w:val="24"/>
    </w:rPr>
  </w:style>
  <w:style w:type="paragraph" w:styleId="aa">
    <w:name w:val="annotation subject"/>
    <w:basedOn w:val="a3"/>
    <w:next w:val="a3"/>
    <w:rPr>
      <w:b/>
      <w:bCs/>
    </w:rPr>
  </w:style>
  <w:style w:type="table" w:styleId="ab">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
    <w:name w:val="page number"/>
  </w:style>
  <w:style w:type="character" w:styleId="ad">
    <w:name w:val="line number"/>
  </w:style>
  <w:style w:type="character" w:styleId="ae">
    <w:name w:val="Hyperlink"/>
    <w:rPr>
      <w:strike w:val="0"/>
      <w:dstrike w:val="0"/>
      <w:color w:val="000000"/>
      <w:u w:val="none"/>
    </w:rPr>
  </w:style>
  <w:style w:type="character" w:styleId="HTML">
    <w:name w:val="HTML Code"/>
    <w:rPr>
      <w:rFonts w:ascii="Courier New" w:eastAsia="Times New Roman" w:hAnsi="Courier New" w:cs="Courier New"/>
      <w:sz w:val="20"/>
      <w:szCs w:val="20"/>
    </w:rPr>
  </w:style>
  <w:style w:type="character" w:styleId="af">
    <w:name w:val="annotation reference"/>
    <w:uiPriority w:val="99"/>
    <w:qFormat/>
    <w:rPr>
      <w:sz w:val="21"/>
      <w:szCs w:val="21"/>
    </w:rPr>
  </w:style>
  <w:style w:type="character" w:customStyle="1" w:styleId="text">
    <w:name w:val="text"/>
  </w:style>
  <w:style w:type="paragraph" w:customStyle="1" w:styleId="DefaultText">
    <w:name w:val="Default Text"/>
    <w:basedOn w:val="a"/>
    <w:pPr>
      <w:autoSpaceDE w:val="0"/>
      <w:autoSpaceDN w:val="0"/>
      <w:adjustRightInd w:val="0"/>
      <w:jc w:val="left"/>
    </w:pPr>
    <w:rPr>
      <w:kern w:val="0"/>
      <w:sz w:val="24"/>
      <w:szCs w:val="20"/>
    </w:rPr>
  </w:style>
  <w:style w:type="paragraph" w:customStyle="1" w:styleId="af0">
    <w:name w:val="缺省文本"/>
    <w:basedOn w:val="a"/>
    <w:pPr>
      <w:autoSpaceDE w:val="0"/>
      <w:autoSpaceDN w:val="0"/>
      <w:adjustRightInd w:val="0"/>
      <w:spacing w:line="360" w:lineRule="auto"/>
      <w:jc w:val="left"/>
    </w:pPr>
    <w:rPr>
      <w:kern w:val="0"/>
      <w:szCs w:val="20"/>
    </w:rPr>
  </w:style>
  <w:style w:type="paragraph" w:customStyle="1" w:styleId="ParaCharCharCharCharCharCharCharCharCharCharCharCharCharCharCharCharChar">
    <w:name w:val="默认段落字体 Para Char Char Char Char Char Char Char Char Char Char Char Char Char Char Char Char Char"/>
    <w:basedOn w:val="a"/>
  </w:style>
  <w:style w:type="paragraph" w:styleId="af1">
    <w:name w:val="Revision"/>
    <w:uiPriority w:val="99"/>
    <w:unhideWhenUsed/>
    <w:rPr>
      <w:kern w:val="2"/>
      <w:sz w:val="21"/>
      <w:szCs w:val="24"/>
    </w:rPr>
  </w:style>
  <w:style w:type="character" w:customStyle="1" w:styleId="af2">
    <w:name w:val="批注文字 字符"/>
    <w:uiPriority w:val="99"/>
    <w:qFormat/>
    <w:rPr>
      <w:kern w:val="2"/>
      <w:sz w:val="21"/>
      <w:szCs w:val="24"/>
    </w:rPr>
  </w:style>
  <w:style w:type="paragraph" w:styleId="af3">
    <w:name w:val="List Paragraph"/>
    <w:basedOn w:val="a"/>
    <w:uiPriority w:val="34"/>
    <w:qFormat/>
    <w:pPr>
      <w:ind w:firstLineChars="200" w:firstLine="420"/>
    </w:pPr>
  </w:style>
  <w:style w:type="paragraph" w:customStyle="1" w:styleId="Default">
    <w:name w:val="Default"/>
    <w:pPr>
      <w:widowControl w:val="0"/>
      <w:autoSpaceDE w:val="0"/>
      <w:autoSpaceDN w:val="0"/>
      <w:adjustRightInd w:val="0"/>
    </w:pPr>
    <w:rPr>
      <w:rFonts w:ascii="宋体" w:cs="宋体"/>
      <w:color w:val="000000"/>
      <w:sz w:val="24"/>
      <w:szCs w:val="24"/>
    </w:rPr>
  </w:style>
  <w:style w:type="character" w:customStyle="1" w:styleId="fontstyle01">
    <w:name w:val="fontstyle01"/>
    <w:qFormat/>
    <w:rPr>
      <w:rFonts w:ascii="宋体" w:eastAsia="宋体" w:hAnsi="宋体" w:hint="eastAsia"/>
      <w:b w:val="0"/>
      <w:bCs w:val="0"/>
      <w:i w:val="0"/>
      <w:iCs w:val="0"/>
      <w:color w:val="000000"/>
      <w:sz w:val="22"/>
      <w:szCs w:val="22"/>
    </w:rPr>
  </w:style>
  <w:style w:type="paragraph" w:customStyle="1" w:styleId="af4">
    <w:name w:val="È±Ê¡ÎÄ±¾"/>
    <w:basedOn w:val="a"/>
    <w:link w:val="af5"/>
    <w:qFormat/>
    <w:pPr>
      <w:widowControl/>
      <w:overflowPunct w:val="0"/>
      <w:autoSpaceDE w:val="0"/>
      <w:autoSpaceDN w:val="0"/>
      <w:adjustRightInd w:val="0"/>
      <w:jc w:val="left"/>
      <w:textAlignment w:val="baseline"/>
    </w:pPr>
    <w:rPr>
      <w:kern w:val="0"/>
      <w:sz w:val="24"/>
      <w:szCs w:val="20"/>
    </w:rPr>
  </w:style>
  <w:style w:type="character" w:customStyle="1" w:styleId="af5">
    <w:name w:val="È±Ê¡ÎÄ±¾ 字符"/>
    <w:link w:val="af4"/>
    <w:rPr>
      <w:sz w:val="24"/>
    </w:rPr>
  </w:style>
  <w:style w:type="paragraph" w:customStyle="1" w:styleId="Tablecaption">
    <w:name w:val="Table caption"/>
    <w:qFormat/>
    <w:rsid w:val="00650D3E"/>
    <w:pPr>
      <w:spacing w:before="240" w:after="260" w:line="200" w:lineRule="exact"/>
    </w:pPr>
    <w:rPr>
      <w:rFonts w:eastAsiaTheme="minorEastAsia"/>
      <w:sz w:val="16"/>
      <w:lang w:eastAsia="en-US"/>
    </w:rPr>
  </w:style>
  <w:style w:type="character" w:styleId="af6">
    <w:name w:val="Placeholder Text"/>
    <w:basedOn w:val="a0"/>
    <w:uiPriority w:val="99"/>
    <w:unhideWhenUsed/>
    <w:rsid w:val="00650D3E"/>
    <w:rPr>
      <w:color w:val="808080"/>
    </w:rPr>
  </w:style>
  <w:style w:type="character" w:customStyle="1" w:styleId="fontstyle11">
    <w:name w:val="fontstyle11"/>
    <w:basedOn w:val="a0"/>
    <w:qFormat/>
    <w:rsid w:val="00810A2B"/>
    <w:rPr>
      <w:rFonts w:ascii="MS-Mincho" w:hAnsi="MS-Mincho" w:hint="default"/>
      <w:b w:val="0"/>
      <w:bCs w:val="0"/>
      <w:i w:val="0"/>
      <w:iCs w:val="0"/>
      <w:color w:val="000000"/>
      <w:sz w:val="24"/>
      <w:szCs w:val="24"/>
    </w:rPr>
  </w:style>
  <w:style w:type="character" w:customStyle="1" w:styleId="fontstyle21">
    <w:name w:val="fontstyle21"/>
    <w:basedOn w:val="a0"/>
    <w:rsid w:val="00810A2B"/>
    <w:rPr>
      <w:rFonts w:ascii="FZSONGS--GB1-5" w:hAnsi="FZSONGS--GB1-5" w:hint="default"/>
      <w:b w:val="0"/>
      <w:bCs w:val="0"/>
      <w:i w:val="0"/>
      <w:iCs w:val="0"/>
      <w:color w:val="000000"/>
      <w:sz w:val="24"/>
      <w:szCs w:val="24"/>
    </w:rPr>
  </w:style>
  <w:style w:type="character" w:styleId="af7">
    <w:name w:val="Strong"/>
    <w:basedOn w:val="a0"/>
    <w:uiPriority w:val="22"/>
    <w:qFormat/>
    <w:rsid w:val="00711B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399984">
      <w:bodyDiv w:val="1"/>
      <w:marLeft w:val="0"/>
      <w:marRight w:val="0"/>
      <w:marTop w:val="0"/>
      <w:marBottom w:val="0"/>
      <w:divBdr>
        <w:top w:val="none" w:sz="0" w:space="0" w:color="auto"/>
        <w:left w:val="none" w:sz="0" w:space="0" w:color="auto"/>
        <w:bottom w:val="none" w:sz="0" w:space="0" w:color="auto"/>
        <w:right w:val="none" w:sz="0" w:space="0" w:color="auto"/>
      </w:divBdr>
      <w:divsChild>
        <w:div w:id="1662350234">
          <w:marLeft w:val="0"/>
          <w:marRight w:val="0"/>
          <w:marTop w:val="0"/>
          <w:marBottom w:val="0"/>
          <w:divBdr>
            <w:top w:val="none" w:sz="0" w:space="0" w:color="auto"/>
            <w:left w:val="none" w:sz="0" w:space="0" w:color="auto"/>
            <w:bottom w:val="none" w:sz="0" w:space="0" w:color="auto"/>
            <w:right w:val="none" w:sz="0" w:space="0" w:color="auto"/>
          </w:divBdr>
        </w:div>
        <w:div w:id="1985818358">
          <w:marLeft w:val="0"/>
          <w:marRight w:val="0"/>
          <w:marTop w:val="0"/>
          <w:marBottom w:val="0"/>
          <w:divBdr>
            <w:top w:val="none" w:sz="0" w:space="0" w:color="auto"/>
            <w:left w:val="none" w:sz="0" w:space="0" w:color="auto"/>
            <w:bottom w:val="none" w:sz="0" w:space="0" w:color="auto"/>
            <w:right w:val="none" w:sz="0" w:space="0" w:color="auto"/>
          </w:divBdr>
        </w:div>
        <w:div w:id="675762989">
          <w:marLeft w:val="0"/>
          <w:marRight w:val="0"/>
          <w:marTop w:val="0"/>
          <w:marBottom w:val="0"/>
          <w:divBdr>
            <w:top w:val="none" w:sz="0" w:space="0" w:color="auto"/>
            <w:left w:val="none" w:sz="0" w:space="0" w:color="auto"/>
            <w:bottom w:val="none" w:sz="0" w:space="0" w:color="auto"/>
            <w:right w:val="none" w:sz="0" w:space="0" w:color="auto"/>
          </w:divBdr>
        </w:div>
        <w:div w:id="214318685">
          <w:marLeft w:val="0"/>
          <w:marRight w:val="0"/>
          <w:marTop w:val="0"/>
          <w:marBottom w:val="0"/>
          <w:divBdr>
            <w:top w:val="none" w:sz="0" w:space="0" w:color="auto"/>
            <w:left w:val="none" w:sz="0" w:space="0" w:color="auto"/>
            <w:bottom w:val="none" w:sz="0" w:space="0" w:color="auto"/>
            <w:right w:val="none" w:sz="0" w:space="0" w:color="auto"/>
          </w:divBdr>
        </w:div>
        <w:div w:id="396824099">
          <w:marLeft w:val="0"/>
          <w:marRight w:val="0"/>
          <w:marTop w:val="0"/>
          <w:marBottom w:val="0"/>
          <w:divBdr>
            <w:top w:val="none" w:sz="0" w:space="0" w:color="auto"/>
            <w:left w:val="none" w:sz="0" w:space="0" w:color="auto"/>
            <w:bottom w:val="none" w:sz="0" w:space="0" w:color="auto"/>
            <w:right w:val="none" w:sz="0" w:space="0" w:color="auto"/>
          </w:divBdr>
        </w:div>
        <w:div w:id="1532304978">
          <w:marLeft w:val="0"/>
          <w:marRight w:val="0"/>
          <w:marTop w:val="0"/>
          <w:marBottom w:val="0"/>
          <w:divBdr>
            <w:top w:val="none" w:sz="0" w:space="0" w:color="auto"/>
            <w:left w:val="none" w:sz="0" w:space="0" w:color="auto"/>
            <w:bottom w:val="none" w:sz="0" w:space="0" w:color="auto"/>
            <w:right w:val="none" w:sz="0" w:space="0" w:color="auto"/>
          </w:divBdr>
        </w:div>
        <w:div w:id="1289237401">
          <w:marLeft w:val="0"/>
          <w:marRight w:val="0"/>
          <w:marTop w:val="0"/>
          <w:marBottom w:val="0"/>
          <w:divBdr>
            <w:top w:val="none" w:sz="0" w:space="0" w:color="auto"/>
            <w:left w:val="none" w:sz="0" w:space="0" w:color="auto"/>
            <w:bottom w:val="none" w:sz="0" w:space="0" w:color="auto"/>
            <w:right w:val="none" w:sz="0" w:space="0" w:color="auto"/>
          </w:divBdr>
        </w:div>
        <w:div w:id="149057443">
          <w:marLeft w:val="0"/>
          <w:marRight w:val="0"/>
          <w:marTop w:val="0"/>
          <w:marBottom w:val="0"/>
          <w:divBdr>
            <w:top w:val="none" w:sz="0" w:space="0" w:color="auto"/>
            <w:left w:val="none" w:sz="0" w:space="0" w:color="auto"/>
            <w:bottom w:val="none" w:sz="0" w:space="0" w:color="auto"/>
            <w:right w:val="none" w:sz="0" w:space="0" w:color="auto"/>
          </w:divBdr>
        </w:div>
        <w:div w:id="1679849470">
          <w:marLeft w:val="0"/>
          <w:marRight w:val="0"/>
          <w:marTop w:val="0"/>
          <w:marBottom w:val="0"/>
          <w:divBdr>
            <w:top w:val="none" w:sz="0" w:space="0" w:color="auto"/>
            <w:left w:val="none" w:sz="0" w:space="0" w:color="auto"/>
            <w:bottom w:val="none" w:sz="0" w:space="0" w:color="auto"/>
            <w:right w:val="none" w:sz="0" w:space="0" w:color="auto"/>
          </w:divBdr>
        </w:div>
        <w:div w:id="82186672">
          <w:marLeft w:val="0"/>
          <w:marRight w:val="0"/>
          <w:marTop w:val="0"/>
          <w:marBottom w:val="0"/>
          <w:divBdr>
            <w:top w:val="none" w:sz="0" w:space="0" w:color="auto"/>
            <w:left w:val="none" w:sz="0" w:space="0" w:color="auto"/>
            <w:bottom w:val="none" w:sz="0" w:space="0" w:color="auto"/>
            <w:right w:val="none" w:sz="0" w:space="0" w:color="auto"/>
          </w:divBdr>
        </w:div>
        <w:div w:id="268392842">
          <w:marLeft w:val="0"/>
          <w:marRight w:val="0"/>
          <w:marTop w:val="0"/>
          <w:marBottom w:val="0"/>
          <w:divBdr>
            <w:top w:val="none" w:sz="0" w:space="0" w:color="auto"/>
            <w:left w:val="none" w:sz="0" w:space="0" w:color="auto"/>
            <w:bottom w:val="none" w:sz="0" w:space="0" w:color="auto"/>
            <w:right w:val="none" w:sz="0" w:space="0" w:color="auto"/>
          </w:divBdr>
        </w:div>
        <w:div w:id="418214757">
          <w:marLeft w:val="0"/>
          <w:marRight w:val="0"/>
          <w:marTop w:val="0"/>
          <w:marBottom w:val="0"/>
          <w:divBdr>
            <w:top w:val="none" w:sz="0" w:space="0" w:color="auto"/>
            <w:left w:val="none" w:sz="0" w:space="0" w:color="auto"/>
            <w:bottom w:val="none" w:sz="0" w:space="0" w:color="auto"/>
            <w:right w:val="none" w:sz="0" w:space="0" w:color="auto"/>
          </w:divBdr>
        </w:div>
        <w:div w:id="341317679">
          <w:marLeft w:val="0"/>
          <w:marRight w:val="0"/>
          <w:marTop w:val="0"/>
          <w:marBottom w:val="0"/>
          <w:divBdr>
            <w:top w:val="none" w:sz="0" w:space="0" w:color="auto"/>
            <w:left w:val="none" w:sz="0" w:space="0" w:color="auto"/>
            <w:bottom w:val="none" w:sz="0" w:space="0" w:color="auto"/>
            <w:right w:val="none" w:sz="0" w:space="0" w:color="auto"/>
          </w:divBdr>
        </w:div>
        <w:div w:id="1064840136">
          <w:marLeft w:val="0"/>
          <w:marRight w:val="0"/>
          <w:marTop w:val="0"/>
          <w:marBottom w:val="0"/>
          <w:divBdr>
            <w:top w:val="none" w:sz="0" w:space="0" w:color="auto"/>
            <w:left w:val="none" w:sz="0" w:space="0" w:color="auto"/>
            <w:bottom w:val="none" w:sz="0" w:space="0" w:color="auto"/>
            <w:right w:val="none" w:sz="0" w:space="0" w:color="auto"/>
          </w:divBdr>
        </w:div>
        <w:div w:id="910845210">
          <w:marLeft w:val="0"/>
          <w:marRight w:val="0"/>
          <w:marTop w:val="0"/>
          <w:marBottom w:val="0"/>
          <w:divBdr>
            <w:top w:val="none" w:sz="0" w:space="0" w:color="auto"/>
            <w:left w:val="none" w:sz="0" w:space="0" w:color="auto"/>
            <w:bottom w:val="none" w:sz="0" w:space="0" w:color="auto"/>
            <w:right w:val="none" w:sz="0" w:space="0" w:color="auto"/>
          </w:divBdr>
        </w:div>
        <w:div w:id="700281123">
          <w:marLeft w:val="0"/>
          <w:marRight w:val="0"/>
          <w:marTop w:val="0"/>
          <w:marBottom w:val="0"/>
          <w:divBdr>
            <w:top w:val="none" w:sz="0" w:space="0" w:color="auto"/>
            <w:left w:val="none" w:sz="0" w:space="0" w:color="auto"/>
            <w:bottom w:val="none" w:sz="0" w:space="0" w:color="auto"/>
            <w:right w:val="none" w:sz="0" w:space="0" w:color="auto"/>
          </w:divBdr>
        </w:div>
        <w:div w:id="24330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7.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image" Target="media/image6.png"/><Relationship Id="rId23" Type="http://schemas.microsoft.com/office/2018/08/relationships/commentsExtensible" Target="commentsExtensible.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28</Pages>
  <Words>2757</Words>
  <Characters>15717</Characters>
  <Application>Microsoft Office Word</Application>
  <DocSecurity>0</DocSecurity>
  <PresentationFormat/>
  <Lines>130</Lines>
  <Paragraphs>36</Paragraphs>
  <Slides>0</Slides>
  <Notes>0</Notes>
  <HiddenSlides>0</HiddenSlides>
  <MMClips>0</MMClips>
  <ScaleCrop>false</ScaleCrop>
  <Manager/>
  <Company>Microsoft</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权 利 要 求 书</dc:title>
  <dc:subject/>
  <dc:creator>johnsonip</dc:creator>
  <cp:keywords/>
  <dc:description/>
  <cp:lastModifiedBy>admin</cp:lastModifiedBy>
  <cp:revision>9</cp:revision>
  <dcterms:created xsi:type="dcterms:W3CDTF">2026-01-20T02:26:00Z</dcterms:created>
  <dcterms:modified xsi:type="dcterms:W3CDTF">2026-01-26T02:39:00Z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445CCE0D48A549C3956E70D11DF28619</vt:lpwstr>
  </property>
</Properties>
</file>